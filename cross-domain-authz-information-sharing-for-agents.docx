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1CB3" w14:textId="4F239CFD" w:rsidR="00D84545" w:rsidRPr="007865AD" w:rsidRDefault="00F40CB0" w:rsidP="00D84545">
      <w:pPr>
        <w:pStyle w:val="Titre1"/>
        <w:rPr>
          <w:lang w:val="en-US"/>
        </w:rPr>
      </w:pPr>
      <w:bookmarkStart w:id="0" w:name="_Toc216703588"/>
      <w:r w:rsidRPr="007865AD">
        <w:rPr>
          <w:lang w:val="en-US"/>
        </w:rPr>
        <w:t xml:space="preserve">Title: </w:t>
      </w:r>
      <w:commentRangeStart w:id="1"/>
      <w:commentRangeStart w:id="2"/>
      <w:r w:rsidR="6D66FFA3" w:rsidRPr="007865AD">
        <w:rPr>
          <w:lang w:val="en-US"/>
        </w:rPr>
        <w:t xml:space="preserve">Cross-Domain </w:t>
      </w:r>
      <w:proofErr w:type="spellStart"/>
      <w:r w:rsidR="6D66FFA3" w:rsidRPr="007865AD">
        <w:rPr>
          <w:lang w:val="en-US"/>
        </w:rPr>
        <w:t>AuthZ</w:t>
      </w:r>
      <w:proofErr w:type="spellEnd"/>
      <w:r w:rsidR="6D66FFA3" w:rsidRPr="007865AD">
        <w:rPr>
          <w:lang w:val="en-US"/>
        </w:rPr>
        <w:t xml:space="preserve"> Information sharing for Agents </w:t>
      </w:r>
      <w:commentRangeEnd w:id="1"/>
      <w:r w:rsidR="6D66FFA3" w:rsidRPr="007865AD">
        <w:rPr>
          <w:rStyle w:val="Marquedecommentaire"/>
          <w:sz w:val="40"/>
          <w:szCs w:val="40"/>
          <w:lang w:val="en-US"/>
        </w:rPr>
        <w:commentReference w:id="1"/>
      </w:r>
      <w:commentRangeEnd w:id="2"/>
      <w:r w:rsidR="6D66FFA3" w:rsidRPr="007865AD">
        <w:rPr>
          <w:rStyle w:val="Marquedecommentaire"/>
          <w:sz w:val="40"/>
          <w:szCs w:val="40"/>
          <w:lang w:val="en-US"/>
        </w:rPr>
        <w:commentReference w:id="2"/>
      </w:r>
      <w:bookmarkEnd w:id="0"/>
    </w:p>
    <w:p w14:paraId="2AC9CB0F" w14:textId="1E41D9C9" w:rsidR="00D84545" w:rsidRPr="007865AD" w:rsidRDefault="00D84545" w:rsidP="00D84545">
      <w:pPr>
        <w:pStyle w:val="Titre2"/>
        <w:rPr>
          <w:lang w:val="en-US"/>
        </w:rPr>
      </w:pPr>
      <w:bookmarkStart w:id="3" w:name="_Toc216703589"/>
      <w:r w:rsidRPr="007865AD">
        <w:rPr>
          <w:lang w:val="en-US"/>
        </w:rPr>
        <w:t>Abstract</w:t>
      </w:r>
      <w:bookmarkEnd w:id="3"/>
    </w:p>
    <w:p w14:paraId="446624B3" w14:textId="4502B7E9" w:rsidR="00F50DD2" w:rsidRPr="007865AD" w:rsidRDefault="00F50DD2" w:rsidP="00F50DD2">
      <w:pPr>
        <w:pStyle w:val="Sansinterligne"/>
        <w:jc w:val="both"/>
        <w:rPr>
          <w:lang w:val="en-US"/>
        </w:rPr>
      </w:pPr>
      <w:r w:rsidRPr="007865AD">
        <w:rPr>
          <w:lang w:val="en-US"/>
        </w:rPr>
        <w:t>Distributed Multi-Agent Systems consist of Agents and MCP Servers</w:t>
      </w:r>
      <w:r w:rsidRPr="007865AD">
        <w:rPr>
          <w:lang w:val="en-US"/>
        </w:rPr>
        <w:t xml:space="preserve"> </w:t>
      </w:r>
      <w:r w:rsidRPr="007865AD">
        <w:rPr>
          <w:lang w:val="en-US"/>
        </w:rPr>
        <w:t>operating across multiple administrative domains, each with its own</w:t>
      </w:r>
      <w:r w:rsidRPr="007865AD">
        <w:rPr>
          <w:lang w:val="en-US"/>
        </w:rPr>
        <w:t xml:space="preserve"> </w:t>
      </w:r>
      <w:r w:rsidRPr="007865AD">
        <w:rPr>
          <w:lang w:val="en-US"/>
        </w:rPr>
        <w:t>Identity Providers (IdPs) and Authorization Servers (AS). This document</w:t>
      </w:r>
      <w:r w:rsidRPr="007865AD">
        <w:rPr>
          <w:lang w:val="en-US"/>
        </w:rPr>
        <w:t xml:space="preserve"> </w:t>
      </w:r>
      <w:r w:rsidRPr="007865AD">
        <w:rPr>
          <w:lang w:val="en-US"/>
        </w:rPr>
        <w:t>discusses the challenges and solution</w:t>
      </w:r>
      <w:r w:rsidRPr="007865AD">
        <w:rPr>
          <w:lang w:val="en-US"/>
        </w:rPr>
        <w:t xml:space="preserve"> </w:t>
      </w:r>
      <w:r w:rsidRPr="007865AD">
        <w:rPr>
          <w:lang w:val="en-US"/>
        </w:rPr>
        <w:t>approaches for sharing authorization</w:t>
      </w:r>
      <w:r w:rsidRPr="007865AD">
        <w:rPr>
          <w:lang w:val="en-US"/>
        </w:rPr>
        <w:t xml:space="preserve"> </w:t>
      </w:r>
      <w:r w:rsidRPr="007865AD">
        <w:rPr>
          <w:lang w:val="en-US"/>
        </w:rPr>
        <w:t>information securely and flexibly across domains, including the use of</w:t>
      </w:r>
      <w:r w:rsidRPr="007865AD">
        <w:rPr>
          <w:lang w:val="en-US"/>
        </w:rPr>
        <w:t xml:space="preserve"> </w:t>
      </w:r>
      <w:r w:rsidRPr="007865AD">
        <w:rPr>
          <w:lang w:val="en-US"/>
        </w:rPr>
        <w:t>dynamic identity, interoperable claims, and verifiable credentials.</w:t>
      </w:r>
    </w:p>
    <w:p w14:paraId="675B10A4" w14:textId="21517ED3" w:rsidR="00066C79" w:rsidRPr="007865AD" w:rsidRDefault="00066C79" w:rsidP="00066C79">
      <w:pPr>
        <w:pStyle w:val="Titre2"/>
        <w:rPr>
          <w:lang w:val="en-US"/>
        </w:rPr>
      </w:pPr>
      <w:bookmarkStart w:id="4" w:name="_Toc216703590"/>
      <w:r w:rsidRPr="007865AD">
        <w:rPr>
          <w:lang w:val="en-US"/>
        </w:rPr>
        <w:t>Status of This Memo</w:t>
      </w:r>
      <w:bookmarkEnd w:id="4"/>
    </w:p>
    <w:p w14:paraId="5C4C9E40" w14:textId="1F28928D" w:rsidR="007F3210" w:rsidRPr="007865AD" w:rsidRDefault="007F3210" w:rsidP="007F3210">
      <w:pPr>
        <w:pStyle w:val="Sansinterligne"/>
        <w:jc w:val="both"/>
        <w:rPr>
          <w:lang w:val="en-US"/>
        </w:rPr>
      </w:pPr>
      <w:r w:rsidRPr="007865AD">
        <w:rPr>
          <w:lang w:val="en-US"/>
        </w:rPr>
        <w:t>This Internet-Draft is submitted in full conformance with the provisions</w:t>
      </w:r>
      <w:r w:rsidRPr="007865AD">
        <w:rPr>
          <w:lang w:val="en-US"/>
        </w:rPr>
        <w:t xml:space="preserve"> </w:t>
      </w:r>
      <w:r w:rsidRPr="007865AD">
        <w:rPr>
          <w:lang w:val="en-US"/>
        </w:rPr>
        <w:t>of BCP 78 and BCP 79.</w:t>
      </w:r>
    </w:p>
    <w:p w14:paraId="3696C7CE" w14:textId="77777777" w:rsidR="007F3210" w:rsidRPr="007865AD" w:rsidRDefault="007F3210" w:rsidP="007F3210">
      <w:pPr>
        <w:pStyle w:val="Sansinterligne"/>
        <w:jc w:val="both"/>
        <w:rPr>
          <w:lang w:val="en-US"/>
        </w:rPr>
      </w:pPr>
    </w:p>
    <w:p w14:paraId="76DCE4E8" w14:textId="7C5F37A4" w:rsidR="007F3210" w:rsidRPr="007865AD" w:rsidRDefault="007F3210" w:rsidP="007F3210">
      <w:pPr>
        <w:pStyle w:val="Sansinterligne"/>
        <w:jc w:val="both"/>
        <w:rPr>
          <w:lang w:val="en-US"/>
        </w:rPr>
      </w:pPr>
      <w:r w:rsidRPr="007865AD">
        <w:rPr>
          <w:lang w:val="en-US"/>
        </w:rPr>
        <w:t>Internet-Drafts are working documents of the Internet Engineering Task Force</w:t>
      </w:r>
      <w:r w:rsidRPr="007865AD">
        <w:rPr>
          <w:lang w:val="en-US"/>
        </w:rPr>
        <w:t xml:space="preserve"> </w:t>
      </w:r>
      <w:r w:rsidRPr="007865AD">
        <w:rPr>
          <w:lang w:val="en-US"/>
        </w:rPr>
        <w:t>(IETF).</w:t>
      </w:r>
      <w:r w:rsidRPr="007865AD">
        <w:rPr>
          <w:lang w:val="en-US"/>
        </w:rPr>
        <w:t xml:space="preserve"> </w:t>
      </w:r>
      <w:r w:rsidRPr="007865AD">
        <w:rPr>
          <w:lang w:val="en-US"/>
        </w:rPr>
        <w:t>Note that other groups may also distribute working documents as Internet-Drafts. The list of current Internet-Drafts is at</w:t>
      </w:r>
      <w:r w:rsidRPr="007865AD">
        <w:rPr>
          <w:lang w:val="en-US"/>
        </w:rPr>
        <w:t xml:space="preserve"> </w:t>
      </w:r>
      <w:r w:rsidRPr="007865AD">
        <w:rPr>
          <w:lang w:val="en-US"/>
        </w:rPr>
        <w:t>https://datatracker.ietf.org/drafts/current/.</w:t>
      </w:r>
    </w:p>
    <w:p w14:paraId="4F63D9B6" w14:textId="77777777" w:rsidR="007F3210" w:rsidRPr="007865AD" w:rsidRDefault="007F3210" w:rsidP="007F3210">
      <w:pPr>
        <w:pStyle w:val="Sansinterligne"/>
        <w:jc w:val="both"/>
        <w:rPr>
          <w:lang w:val="en-US"/>
        </w:rPr>
      </w:pPr>
    </w:p>
    <w:p w14:paraId="276FDF1F" w14:textId="21BFA2A8" w:rsidR="00A552DA" w:rsidRPr="007865AD" w:rsidRDefault="007F3210" w:rsidP="007F3210">
      <w:pPr>
        <w:pStyle w:val="Sansinterligne"/>
        <w:jc w:val="both"/>
        <w:rPr>
          <w:lang w:val="en-US"/>
        </w:rPr>
      </w:pPr>
      <w:r w:rsidRPr="007865AD">
        <w:rPr>
          <w:lang w:val="en-US"/>
        </w:rPr>
        <w:t>Internet-Drafts are draft documents valid for a maximum of six months and</w:t>
      </w:r>
      <w:r w:rsidRPr="007865AD">
        <w:rPr>
          <w:lang w:val="en-US"/>
        </w:rPr>
        <w:t xml:space="preserve"> </w:t>
      </w:r>
      <w:r w:rsidRPr="007865AD">
        <w:rPr>
          <w:lang w:val="en-US"/>
        </w:rPr>
        <w:t>may be updated, replaced, or obsoleted by other documents at any time.</w:t>
      </w:r>
      <w:r w:rsidRPr="007865AD">
        <w:rPr>
          <w:lang w:val="en-US"/>
        </w:rPr>
        <w:t xml:space="preserve"> </w:t>
      </w:r>
      <w:r w:rsidRPr="007865AD">
        <w:rPr>
          <w:lang w:val="en-US"/>
        </w:rPr>
        <w:t>It is inappropriate to use Internet-Drafts as reference material or to cite</w:t>
      </w:r>
      <w:r w:rsidRPr="007865AD">
        <w:rPr>
          <w:lang w:val="en-US"/>
        </w:rPr>
        <w:t xml:space="preserve"> </w:t>
      </w:r>
      <w:r w:rsidRPr="007865AD">
        <w:rPr>
          <w:lang w:val="en-US"/>
        </w:rPr>
        <w:t>them other than as "work in progress."</w:t>
      </w:r>
    </w:p>
    <w:p w14:paraId="78CC11E1" w14:textId="6A267651" w:rsidR="00066C79" w:rsidRPr="007865AD" w:rsidRDefault="00066C79" w:rsidP="00066C79">
      <w:pPr>
        <w:pStyle w:val="Titre2"/>
        <w:rPr>
          <w:lang w:val="en-US"/>
        </w:rPr>
      </w:pPr>
      <w:bookmarkStart w:id="5" w:name="_Toc216703591"/>
      <w:r w:rsidRPr="007865AD">
        <w:rPr>
          <w:lang w:val="en-US"/>
        </w:rPr>
        <w:t>Copyright Notice</w:t>
      </w:r>
      <w:bookmarkEnd w:id="5"/>
    </w:p>
    <w:p w14:paraId="41171A61" w14:textId="1A2AB3D0" w:rsidR="00562392" w:rsidRPr="007865AD" w:rsidRDefault="00562392" w:rsidP="00562392">
      <w:pPr>
        <w:pStyle w:val="Sansinterligne"/>
        <w:jc w:val="both"/>
        <w:rPr>
          <w:lang w:val="en-US"/>
        </w:rPr>
      </w:pPr>
      <w:r w:rsidRPr="007865AD">
        <w:rPr>
          <w:lang w:val="en-US"/>
        </w:rPr>
        <w:t>C</w:t>
      </w:r>
      <w:r w:rsidRPr="007865AD">
        <w:rPr>
          <w:lang w:val="en-US"/>
        </w:rPr>
        <w:t>opyright (c) 2025 IETF Trust and the persons identified as the document</w:t>
      </w:r>
      <w:r w:rsidRPr="007865AD">
        <w:rPr>
          <w:lang w:val="en-US"/>
        </w:rPr>
        <w:t xml:space="preserve"> </w:t>
      </w:r>
      <w:r w:rsidRPr="007865AD">
        <w:rPr>
          <w:lang w:val="en-US"/>
        </w:rPr>
        <w:t>authors. All rights reserved.</w:t>
      </w:r>
    </w:p>
    <w:p w14:paraId="24FBDF7A" w14:textId="77777777" w:rsidR="00562392" w:rsidRPr="007865AD" w:rsidRDefault="00562392" w:rsidP="00562392">
      <w:pPr>
        <w:pStyle w:val="Sansinterligne"/>
        <w:jc w:val="both"/>
        <w:rPr>
          <w:lang w:val="en-US"/>
        </w:rPr>
      </w:pPr>
    </w:p>
    <w:p w14:paraId="380DC0B6" w14:textId="0EE533D4" w:rsidR="00562392" w:rsidRPr="007865AD" w:rsidRDefault="00562392" w:rsidP="00562392">
      <w:pPr>
        <w:pStyle w:val="Sansinterligne"/>
        <w:jc w:val="both"/>
        <w:rPr>
          <w:lang w:val="en-US"/>
        </w:rPr>
      </w:pPr>
      <w:r w:rsidRPr="007865AD">
        <w:rPr>
          <w:lang w:val="en-US"/>
        </w:rPr>
        <w:t>This document is subject to BCP 78 and the IETF Trust's Legal Provisions</w:t>
      </w:r>
      <w:r w:rsidRPr="007865AD">
        <w:rPr>
          <w:lang w:val="en-US"/>
        </w:rPr>
        <w:t xml:space="preserve"> </w:t>
      </w:r>
      <w:r w:rsidRPr="007865AD">
        <w:rPr>
          <w:lang w:val="en-US"/>
        </w:rPr>
        <w:t>Relating to IETF Documents</w:t>
      </w:r>
      <w:r w:rsidRPr="007865AD">
        <w:rPr>
          <w:lang w:val="en-US"/>
        </w:rPr>
        <w:t xml:space="preserve"> </w:t>
      </w:r>
      <w:r w:rsidRPr="007865AD">
        <w:rPr>
          <w:lang w:val="en-US"/>
        </w:rPr>
        <w:t>(https://trustee.ietf.org/license-info) in effect on the date of publication</w:t>
      </w:r>
      <w:r w:rsidRPr="007865AD">
        <w:rPr>
          <w:lang w:val="en-US"/>
        </w:rPr>
        <w:t xml:space="preserve"> </w:t>
      </w:r>
      <w:r w:rsidRPr="007865AD">
        <w:rPr>
          <w:lang w:val="en-US"/>
        </w:rPr>
        <w:t>of this document. Please review these documents carefully, as they describe</w:t>
      </w:r>
      <w:r w:rsidRPr="007865AD">
        <w:rPr>
          <w:lang w:val="en-US"/>
        </w:rPr>
        <w:t xml:space="preserve"> </w:t>
      </w:r>
      <w:r w:rsidRPr="007865AD">
        <w:rPr>
          <w:lang w:val="en-US"/>
        </w:rPr>
        <w:t>your rights and restrictions with respect to this document.</w:t>
      </w:r>
    </w:p>
    <w:p w14:paraId="4279AC27" w14:textId="63DF7C81" w:rsidR="00066C79" w:rsidRPr="007865AD" w:rsidRDefault="00066C79" w:rsidP="00066C79">
      <w:pPr>
        <w:pStyle w:val="Titre2"/>
        <w:rPr>
          <w:lang w:val="en-US"/>
        </w:rPr>
      </w:pPr>
      <w:bookmarkStart w:id="6" w:name="_Toc216703592"/>
      <w:r w:rsidRPr="007865AD">
        <w:rPr>
          <w:lang w:val="en-US"/>
        </w:rPr>
        <w:t>Table of Contents</w:t>
      </w:r>
      <w:bookmarkEnd w:id="6"/>
    </w:p>
    <w:p w14:paraId="7C348000" w14:textId="59C5FCF7" w:rsidR="007865AD" w:rsidRDefault="007865AD">
      <w:pPr>
        <w:pStyle w:val="TM1"/>
        <w:tabs>
          <w:tab w:val="right" w:leader="dot" w:pos="9062"/>
        </w:tabs>
        <w:rPr>
          <w:rFonts w:eastAsiaTheme="minorEastAsia"/>
          <w:b w:val="0"/>
          <w:bCs w:val="0"/>
          <w:caps w:val="0"/>
          <w:noProof/>
          <w:sz w:val="24"/>
          <w:szCs w:val="24"/>
          <w:lang w:eastAsia="fr-FR"/>
        </w:rPr>
      </w:pPr>
      <w:r w:rsidRPr="007865AD">
        <w:rPr>
          <w:lang w:val="en-US"/>
        </w:rPr>
        <w:fldChar w:fldCharType="begin"/>
      </w:r>
      <w:r w:rsidRPr="007865AD">
        <w:rPr>
          <w:lang w:val="en-US"/>
        </w:rPr>
        <w:instrText xml:space="preserve"> TOC \o "1-3" \h \z \u </w:instrText>
      </w:r>
      <w:r w:rsidRPr="007865AD">
        <w:rPr>
          <w:lang w:val="en-US"/>
        </w:rPr>
        <w:fldChar w:fldCharType="separate"/>
      </w:r>
      <w:hyperlink w:anchor="_Toc216703588" w:history="1">
        <w:r w:rsidRPr="0092272C">
          <w:rPr>
            <w:rStyle w:val="Lienhypertexte"/>
            <w:noProof/>
            <w:lang w:val="en-US"/>
          </w:rPr>
          <w:t xml:space="preserve">Title: Cross-Domain AuthZ Information sharing for Agents </w:t>
        </w:r>
        <w:r>
          <w:rPr>
            <w:noProof/>
            <w:webHidden/>
          </w:rPr>
          <w:tab/>
        </w:r>
        <w:r>
          <w:rPr>
            <w:noProof/>
            <w:webHidden/>
          </w:rPr>
          <w:fldChar w:fldCharType="begin"/>
        </w:r>
        <w:r>
          <w:rPr>
            <w:noProof/>
            <w:webHidden/>
          </w:rPr>
          <w:instrText xml:space="preserve"> PAGEREF _Toc216703588 \h </w:instrText>
        </w:r>
        <w:r>
          <w:rPr>
            <w:noProof/>
            <w:webHidden/>
          </w:rPr>
        </w:r>
        <w:r>
          <w:rPr>
            <w:noProof/>
            <w:webHidden/>
          </w:rPr>
          <w:fldChar w:fldCharType="separate"/>
        </w:r>
        <w:r>
          <w:rPr>
            <w:noProof/>
            <w:webHidden/>
          </w:rPr>
          <w:t>1</w:t>
        </w:r>
        <w:r>
          <w:rPr>
            <w:noProof/>
            <w:webHidden/>
          </w:rPr>
          <w:fldChar w:fldCharType="end"/>
        </w:r>
      </w:hyperlink>
    </w:p>
    <w:p w14:paraId="051F76D7" w14:textId="111C3A3A" w:rsidR="007865AD" w:rsidRDefault="007865AD">
      <w:pPr>
        <w:pStyle w:val="TM2"/>
        <w:tabs>
          <w:tab w:val="right" w:leader="dot" w:pos="9062"/>
        </w:tabs>
        <w:rPr>
          <w:rFonts w:eastAsiaTheme="minorEastAsia"/>
          <w:smallCaps w:val="0"/>
          <w:noProof/>
          <w:sz w:val="24"/>
          <w:szCs w:val="24"/>
          <w:lang w:eastAsia="fr-FR"/>
        </w:rPr>
      </w:pPr>
      <w:hyperlink w:anchor="_Toc216703589" w:history="1">
        <w:r w:rsidRPr="0092272C">
          <w:rPr>
            <w:rStyle w:val="Lienhypertexte"/>
            <w:noProof/>
            <w:lang w:val="en-US"/>
          </w:rPr>
          <w:t>Abstract</w:t>
        </w:r>
        <w:r>
          <w:rPr>
            <w:noProof/>
            <w:webHidden/>
          </w:rPr>
          <w:tab/>
        </w:r>
        <w:r>
          <w:rPr>
            <w:noProof/>
            <w:webHidden/>
          </w:rPr>
          <w:fldChar w:fldCharType="begin"/>
        </w:r>
        <w:r>
          <w:rPr>
            <w:noProof/>
            <w:webHidden/>
          </w:rPr>
          <w:instrText xml:space="preserve"> PAGEREF _Toc216703589 \h </w:instrText>
        </w:r>
        <w:r>
          <w:rPr>
            <w:noProof/>
            <w:webHidden/>
          </w:rPr>
        </w:r>
        <w:r>
          <w:rPr>
            <w:noProof/>
            <w:webHidden/>
          </w:rPr>
          <w:fldChar w:fldCharType="separate"/>
        </w:r>
        <w:r>
          <w:rPr>
            <w:noProof/>
            <w:webHidden/>
          </w:rPr>
          <w:t>1</w:t>
        </w:r>
        <w:r>
          <w:rPr>
            <w:noProof/>
            <w:webHidden/>
          </w:rPr>
          <w:fldChar w:fldCharType="end"/>
        </w:r>
      </w:hyperlink>
    </w:p>
    <w:p w14:paraId="231ECCBB" w14:textId="2D94C9AF" w:rsidR="007865AD" w:rsidRDefault="007865AD">
      <w:pPr>
        <w:pStyle w:val="TM2"/>
        <w:tabs>
          <w:tab w:val="right" w:leader="dot" w:pos="9062"/>
        </w:tabs>
        <w:rPr>
          <w:rFonts w:eastAsiaTheme="minorEastAsia"/>
          <w:smallCaps w:val="0"/>
          <w:noProof/>
          <w:sz w:val="24"/>
          <w:szCs w:val="24"/>
          <w:lang w:eastAsia="fr-FR"/>
        </w:rPr>
      </w:pPr>
      <w:hyperlink w:anchor="_Toc216703590" w:history="1">
        <w:r w:rsidRPr="0092272C">
          <w:rPr>
            <w:rStyle w:val="Lienhypertexte"/>
            <w:noProof/>
            <w:lang w:val="en-US"/>
          </w:rPr>
          <w:t>Status of This Memo</w:t>
        </w:r>
        <w:r>
          <w:rPr>
            <w:noProof/>
            <w:webHidden/>
          </w:rPr>
          <w:tab/>
        </w:r>
        <w:r>
          <w:rPr>
            <w:noProof/>
            <w:webHidden/>
          </w:rPr>
          <w:fldChar w:fldCharType="begin"/>
        </w:r>
        <w:r>
          <w:rPr>
            <w:noProof/>
            <w:webHidden/>
          </w:rPr>
          <w:instrText xml:space="preserve"> PAGEREF _Toc216703590 \h </w:instrText>
        </w:r>
        <w:r>
          <w:rPr>
            <w:noProof/>
            <w:webHidden/>
          </w:rPr>
        </w:r>
        <w:r>
          <w:rPr>
            <w:noProof/>
            <w:webHidden/>
          </w:rPr>
          <w:fldChar w:fldCharType="separate"/>
        </w:r>
        <w:r>
          <w:rPr>
            <w:noProof/>
            <w:webHidden/>
          </w:rPr>
          <w:t>1</w:t>
        </w:r>
        <w:r>
          <w:rPr>
            <w:noProof/>
            <w:webHidden/>
          </w:rPr>
          <w:fldChar w:fldCharType="end"/>
        </w:r>
      </w:hyperlink>
    </w:p>
    <w:p w14:paraId="6FA0E55E" w14:textId="5CA296D7" w:rsidR="007865AD" w:rsidRDefault="007865AD">
      <w:pPr>
        <w:pStyle w:val="TM2"/>
        <w:tabs>
          <w:tab w:val="right" w:leader="dot" w:pos="9062"/>
        </w:tabs>
        <w:rPr>
          <w:rFonts w:eastAsiaTheme="minorEastAsia"/>
          <w:smallCaps w:val="0"/>
          <w:noProof/>
          <w:sz w:val="24"/>
          <w:szCs w:val="24"/>
          <w:lang w:eastAsia="fr-FR"/>
        </w:rPr>
      </w:pPr>
      <w:hyperlink w:anchor="_Toc216703591" w:history="1">
        <w:r w:rsidRPr="0092272C">
          <w:rPr>
            <w:rStyle w:val="Lienhypertexte"/>
            <w:noProof/>
            <w:lang w:val="en-US"/>
          </w:rPr>
          <w:t>Copyright Notice</w:t>
        </w:r>
        <w:r>
          <w:rPr>
            <w:noProof/>
            <w:webHidden/>
          </w:rPr>
          <w:tab/>
        </w:r>
        <w:r>
          <w:rPr>
            <w:noProof/>
            <w:webHidden/>
          </w:rPr>
          <w:fldChar w:fldCharType="begin"/>
        </w:r>
        <w:r>
          <w:rPr>
            <w:noProof/>
            <w:webHidden/>
          </w:rPr>
          <w:instrText xml:space="preserve"> PAGEREF _Toc216703591 \h </w:instrText>
        </w:r>
        <w:r>
          <w:rPr>
            <w:noProof/>
            <w:webHidden/>
          </w:rPr>
        </w:r>
        <w:r>
          <w:rPr>
            <w:noProof/>
            <w:webHidden/>
          </w:rPr>
          <w:fldChar w:fldCharType="separate"/>
        </w:r>
        <w:r>
          <w:rPr>
            <w:noProof/>
            <w:webHidden/>
          </w:rPr>
          <w:t>1</w:t>
        </w:r>
        <w:r>
          <w:rPr>
            <w:noProof/>
            <w:webHidden/>
          </w:rPr>
          <w:fldChar w:fldCharType="end"/>
        </w:r>
      </w:hyperlink>
    </w:p>
    <w:p w14:paraId="0A8C3346" w14:textId="59F1E348" w:rsidR="007865AD" w:rsidRDefault="007865AD">
      <w:pPr>
        <w:pStyle w:val="TM2"/>
        <w:tabs>
          <w:tab w:val="right" w:leader="dot" w:pos="9062"/>
        </w:tabs>
        <w:rPr>
          <w:rFonts w:eastAsiaTheme="minorEastAsia"/>
          <w:smallCaps w:val="0"/>
          <w:noProof/>
          <w:sz w:val="24"/>
          <w:szCs w:val="24"/>
          <w:lang w:eastAsia="fr-FR"/>
        </w:rPr>
      </w:pPr>
      <w:hyperlink w:anchor="_Toc216703592" w:history="1">
        <w:r w:rsidRPr="0092272C">
          <w:rPr>
            <w:rStyle w:val="Lienhypertexte"/>
            <w:noProof/>
            <w:lang w:val="en-US"/>
          </w:rPr>
          <w:t>Table of Contents</w:t>
        </w:r>
        <w:r>
          <w:rPr>
            <w:noProof/>
            <w:webHidden/>
          </w:rPr>
          <w:tab/>
        </w:r>
        <w:r>
          <w:rPr>
            <w:noProof/>
            <w:webHidden/>
          </w:rPr>
          <w:fldChar w:fldCharType="begin"/>
        </w:r>
        <w:r>
          <w:rPr>
            <w:noProof/>
            <w:webHidden/>
          </w:rPr>
          <w:instrText xml:space="preserve"> PAGEREF _Toc216703592 \h </w:instrText>
        </w:r>
        <w:r>
          <w:rPr>
            <w:noProof/>
            <w:webHidden/>
          </w:rPr>
        </w:r>
        <w:r>
          <w:rPr>
            <w:noProof/>
            <w:webHidden/>
          </w:rPr>
          <w:fldChar w:fldCharType="separate"/>
        </w:r>
        <w:r>
          <w:rPr>
            <w:noProof/>
            <w:webHidden/>
          </w:rPr>
          <w:t>1</w:t>
        </w:r>
        <w:r>
          <w:rPr>
            <w:noProof/>
            <w:webHidden/>
          </w:rPr>
          <w:fldChar w:fldCharType="end"/>
        </w:r>
      </w:hyperlink>
    </w:p>
    <w:p w14:paraId="3F97BC1A" w14:textId="08D8F3A5" w:rsidR="007865AD" w:rsidRDefault="007865AD">
      <w:pPr>
        <w:pStyle w:val="TM2"/>
        <w:tabs>
          <w:tab w:val="left" w:pos="720"/>
          <w:tab w:val="right" w:leader="dot" w:pos="9062"/>
        </w:tabs>
        <w:rPr>
          <w:rFonts w:eastAsiaTheme="minorEastAsia"/>
          <w:smallCaps w:val="0"/>
          <w:noProof/>
          <w:sz w:val="24"/>
          <w:szCs w:val="24"/>
          <w:lang w:eastAsia="fr-FR"/>
        </w:rPr>
      </w:pPr>
      <w:hyperlink w:anchor="_Toc216703593" w:history="1">
        <w:r w:rsidRPr="0092272C">
          <w:rPr>
            <w:rStyle w:val="Lienhypertexte"/>
            <w:noProof/>
            <w:lang w:val="en-US"/>
          </w:rPr>
          <w:t>1.</w:t>
        </w:r>
        <w:r>
          <w:rPr>
            <w:rFonts w:eastAsiaTheme="minorEastAsia"/>
            <w:smallCaps w:val="0"/>
            <w:noProof/>
            <w:sz w:val="24"/>
            <w:szCs w:val="24"/>
            <w:lang w:eastAsia="fr-FR"/>
          </w:rPr>
          <w:tab/>
        </w:r>
        <w:r w:rsidRPr="0092272C">
          <w:rPr>
            <w:rStyle w:val="Lienhypertexte"/>
            <w:noProof/>
            <w:lang w:val="en-US"/>
          </w:rPr>
          <w:t>Introduction</w:t>
        </w:r>
        <w:r>
          <w:rPr>
            <w:noProof/>
            <w:webHidden/>
          </w:rPr>
          <w:tab/>
        </w:r>
        <w:r>
          <w:rPr>
            <w:noProof/>
            <w:webHidden/>
          </w:rPr>
          <w:fldChar w:fldCharType="begin"/>
        </w:r>
        <w:r>
          <w:rPr>
            <w:noProof/>
            <w:webHidden/>
          </w:rPr>
          <w:instrText xml:space="preserve"> PAGEREF _Toc216703593 \h </w:instrText>
        </w:r>
        <w:r>
          <w:rPr>
            <w:noProof/>
            <w:webHidden/>
          </w:rPr>
        </w:r>
        <w:r>
          <w:rPr>
            <w:noProof/>
            <w:webHidden/>
          </w:rPr>
          <w:fldChar w:fldCharType="separate"/>
        </w:r>
        <w:r>
          <w:rPr>
            <w:noProof/>
            <w:webHidden/>
          </w:rPr>
          <w:t>2</w:t>
        </w:r>
        <w:r>
          <w:rPr>
            <w:noProof/>
            <w:webHidden/>
          </w:rPr>
          <w:fldChar w:fldCharType="end"/>
        </w:r>
      </w:hyperlink>
    </w:p>
    <w:p w14:paraId="3B1809B6" w14:textId="6FE0A735" w:rsidR="007865AD" w:rsidRDefault="007865AD">
      <w:pPr>
        <w:pStyle w:val="TM2"/>
        <w:tabs>
          <w:tab w:val="left" w:pos="720"/>
          <w:tab w:val="right" w:leader="dot" w:pos="9062"/>
        </w:tabs>
        <w:rPr>
          <w:rFonts w:eastAsiaTheme="minorEastAsia"/>
          <w:smallCaps w:val="0"/>
          <w:noProof/>
          <w:sz w:val="24"/>
          <w:szCs w:val="24"/>
          <w:lang w:eastAsia="fr-FR"/>
        </w:rPr>
      </w:pPr>
      <w:hyperlink w:anchor="_Toc216703594" w:history="1">
        <w:r w:rsidRPr="0092272C">
          <w:rPr>
            <w:rStyle w:val="Lienhypertexte"/>
            <w:noProof/>
            <w:lang w:val="en-US"/>
          </w:rPr>
          <w:t>2.</w:t>
        </w:r>
        <w:r>
          <w:rPr>
            <w:rFonts w:eastAsiaTheme="minorEastAsia"/>
            <w:smallCaps w:val="0"/>
            <w:noProof/>
            <w:sz w:val="24"/>
            <w:szCs w:val="24"/>
            <w:lang w:eastAsia="fr-FR"/>
          </w:rPr>
          <w:tab/>
        </w:r>
        <w:r w:rsidRPr="0092272C">
          <w:rPr>
            <w:rStyle w:val="Lienhypertexte"/>
            <w:noProof/>
            <w:lang w:val="en-US"/>
          </w:rPr>
          <w:t>Abbreviations / Definitions</w:t>
        </w:r>
        <w:r>
          <w:rPr>
            <w:noProof/>
            <w:webHidden/>
          </w:rPr>
          <w:tab/>
        </w:r>
        <w:r>
          <w:rPr>
            <w:noProof/>
            <w:webHidden/>
          </w:rPr>
          <w:fldChar w:fldCharType="begin"/>
        </w:r>
        <w:r>
          <w:rPr>
            <w:noProof/>
            <w:webHidden/>
          </w:rPr>
          <w:instrText xml:space="preserve"> PAGEREF _Toc216703594 \h </w:instrText>
        </w:r>
        <w:r>
          <w:rPr>
            <w:noProof/>
            <w:webHidden/>
          </w:rPr>
        </w:r>
        <w:r>
          <w:rPr>
            <w:noProof/>
            <w:webHidden/>
          </w:rPr>
          <w:fldChar w:fldCharType="separate"/>
        </w:r>
        <w:r>
          <w:rPr>
            <w:noProof/>
            <w:webHidden/>
          </w:rPr>
          <w:t>2</w:t>
        </w:r>
        <w:r>
          <w:rPr>
            <w:noProof/>
            <w:webHidden/>
          </w:rPr>
          <w:fldChar w:fldCharType="end"/>
        </w:r>
      </w:hyperlink>
    </w:p>
    <w:p w14:paraId="243963E9" w14:textId="547F5C1B" w:rsidR="007865AD" w:rsidRDefault="007865AD">
      <w:pPr>
        <w:pStyle w:val="TM2"/>
        <w:tabs>
          <w:tab w:val="left" w:pos="720"/>
          <w:tab w:val="right" w:leader="dot" w:pos="9062"/>
        </w:tabs>
        <w:rPr>
          <w:rFonts w:eastAsiaTheme="minorEastAsia"/>
          <w:smallCaps w:val="0"/>
          <w:noProof/>
          <w:sz w:val="24"/>
          <w:szCs w:val="24"/>
          <w:lang w:eastAsia="fr-FR"/>
        </w:rPr>
      </w:pPr>
      <w:hyperlink w:anchor="_Toc216703595" w:history="1">
        <w:r w:rsidRPr="0092272C">
          <w:rPr>
            <w:rStyle w:val="Lienhypertexte"/>
            <w:noProof/>
            <w:lang w:val="en-US"/>
          </w:rPr>
          <w:t>3.</w:t>
        </w:r>
        <w:r>
          <w:rPr>
            <w:rFonts w:eastAsiaTheme="minorEastAsia"/>
            <w:smallCaps w:val="0"/>
            <w:noProof/>
            <w:sz w:val="24"/>
            <w:szCs w:val="24"/>
            <w:lang w:eastAsia="fr-FR"/>
          </w:rPr>
          <w:tab/>
        </w:r>
        <w:r w:rsidRPr="0092272C">
          <w:rPr>
            <w:rStyle w:val="Lienhypertexte"/>
            <w:noProof/>
            <w:lang w:val="en-US"/>
          </w:rPr>
          <w:t>Problem Statement</w:t>
        </w:r>
        <w:r>
          <w:rPr>
            <w:noProof/>
            <w:webHidden/>
          </w:rPr>
          <w:tab/>
        </w:r>
        <w:r>
          <w:rPr>
            <w:noProof/>
            <w:webHidden/>
          </w:rPr>
          <w:fldChar w:fldCharType="begin"/>
        </w:r>
        <w:r>
          <w:rPr>
            <w:noProof/>
            <w:webHidden/>
          </w:rPr>
          <w:instrText xml:space="preserve"> PAGEREF _Toc216703595 \h </w:instrText>
        </w:r>
        <w:r>
          <w:rPr>
            <w:noProof/>
            <w:webHidden/>
          </w:rPr>
        </w:r>
        <w:r>
          <w:rPr>
            <w:noProof/>
            <w:webHidden/>
          </w:rPr>
          <w:fldChar w:fldCharType="separate"/>
        </w:r>
        <w:r>
          <w:rPr>
            <w:noProof/>
            <w:webHidden/>
          </w:rPr>
          <w:t>2</w:t>
        </w:r>
        <w:r>
          <w:rPr>
            <w:noProof/>
            <w:webHidden/>
          </w:rPr>
          <w:fldChar w:fldCharType="end"/>
        </w:r>
      </w:hyperlink>
    </w:p>
    <w:p w14:paraId="48BA9E7C" w14:textId="73F30D54" w:rsidR="007865AD" w:rsidRDefault="007865AD">
      <w:pPr>
        <w:pStyle w:val="TM2"/>
        <w:tabs>
          <w:tab w:val="left" w:pos="720"/>
          <w:tab w:val="right" w:leader="dot" w:pos="9062"/>
        </w:tabs>
        <w:rPr>
          <w:rFonts w:eastAsiaTheme="minorEastAsia"/>
          <w:smallCaps w:val="0"/>
          <w:noProof/>
          <w:sz w:val="24"/>
          <w:szCs w:val="24"/>
          <w:lang w:eastAsia="fr-FR"/>
        </w:rPr>
      </w:pPr>
      <w:hyperlink w:anchor="_Toc216703596" w:history="1">
        <w:r w:rsidRPr="0092272C">
          <w:rPr>
            <w:rStyle w:val="Lienhypertexte"/>
            <w:noProof/>
            <w:lang w:val="en-US"/>
          </w:rPr>
          <w:t>4.</w:t>
        </w:r>
        <w:r>
          <w:rPr>
            <w:rFonts w:eastAsiaTheme="minorEastAsia"/>
            <w:smallCaps w:val="0"/>
            <w:noProof/>
            <w:sz w:val="24"/>
            <w:szCs w:val="24"/>
            <w:lang w:eastAsia="fr-FR"/>
          </w:rPr>
          <w:tab/>
        </w:r>
        <w:r w:rsidRPr="0092272C">
          <w:rPr>
            <w:rStyle w:val="Lienhypertexte"/>
            <w:noProof/>
            <w:lang w:val="en-US"/>
          </w:rPr>
          <w:t>Use Cases</w:t>
        </w:r>
        <w:r>
          <w:rPr>
            <w:noProof/>
            <w:webHidden/>
          </w:rPr>
          <w:tab/>
        </w:r>
        <w:r>
          <w:rPr>
            <w:noProof/>
            <w:webHidden/>
          </w:rPr>
          <w:fldChar w:fldCharType="begin"/>
        </w:r>
        <w:r>
          <w:rPr>
            <w:noProof/>
            <w:webHidden/>
          </w:rPr>
          <w:instrText xml:space="preserve"> PAGEREF _Toc216703596 \h </w:instrText>
        </w:r>
        <w:r>
          <w:rPr>
            <w:noProof/>
            <w:webHidden/>
          </w:rPr>
        </w:r>
        <w:r>
          <w:rPr>
            <w:noProof/>
            <w:webHidden/>
          </w:rPr>
          <w:fldChar w:fldCharType="separate"/>
        </w:r>
        <w:r>
          <w:rPr>
            <w:noProof/>
            <w:webHidden/>
          </w:rPr>
          <w:t>2</w:t>
        </w:r>
        <w:r>
          <w:rPr>
            <w:noProof/>
            <w:webHidden/>
          </w:rPr>
          <w:fldChar w:fldCharType="end"/>
        </w:r>
      </w:hyperlink>
    </w:p>
    <w:p w14:paraId="3A5EE7C5" w14:textId="6CA4BD55" w:rsidR="007865AD" w:rsidRDefault="007865AD">
      <w:pPr>
        <w:pStyle w:val="TM3"/>
        <w:tabs>
          <w:tab w:val="right" w:leader="dot" w:pos="9062"/>
        </w:tabs>
        <w:rPr>
          <w:rFonts w:eastAsiaTheme="minorEastAsia"/>
          <w:i w:val="0"/>
          <w:iCs w:val="0"/>
          <w:noProof/>
          <w:sz w:val="24"/>
          <w:szCs w:val="24"/>
          <w:lang w:eastAsia="fr-FR"/>
        </w:rPr>
      </w:pPr>
      <w:hyperlink w:anchor="_Toc216703597" w:history="1">
        <w:r w:rsidRPr="0092272C">
          <w:rPr>
            <w:rStyle w:val="Lienhypertexte"/>
            <w:noProof/>
            <w:lang w:val="en-US"/>
          </w:rPr>
          <w:t>Predictive Threat Detection</w:t>
        </w:r>
        <w:r>
          <w:rPr>
            <w:noProof/>
            <w:webHidden/>
          </w:rPr>
          <w:tab/>
        </w:r>
        <w:r>
          <w:rPr>
            <w:noProof/>
            <w:webHidden/>
          </w:rPr>
          <w:fldChar w:fldCharType="begin"/>
        </w:r>
        <w:r>
          <w:rPr>
            <w:noProof/>
            <w:webHidden/>
          </w:rPr>
          <w:instrText xml:space="preserve"> PAGEREF _Toc216703597 \h </w:instrText>
        </w:r>
        <w:r>
          <w:rPr>
            <w:noProof/>
            <w:webHidden/>
          </w:rPr>
        </w:r>
        <w:r>
          <w:rPr>
            <w:noProof/>
            <w:webHidden/>
          </w:rPr>
          <w:fldChar w:fldCharType="separate"/>
        </w:r>
        <w:r>
          <w:rPr>
            <w:noProof/>
            <w:webHidden/>
          </w:rPr>
          <w:t>2</w:t>
        </w:r>
        <w:r>
          <w:rPr>
            <w:noProof/>
            <w:webHidden/>
          </w:rPr>
          <w:fldChar w:fldCharType="end"/>
        </w:r>
      </w:hyperlink>
    </w:p>
    <w:p w14:paraId="65EE398B" w14:textId="34537112" w:rsidR="007865AD" w:rsidRDefault="007865AD">
      <w:pPr>
        <w:pStyle w:val="TM3"/>
        <w:tabs>
          <w:tab w:val="right" w:leader="dot" w:pos="9062"/>
        </w:tabs>
        <w:rPr>
          <w:rFonts w:eastAsiaTheme="minorEastAsia"/>
          <w:i w:val="0"/>
          <w:iCs w:val="0"/>
          <w:noProof/>
          <w:sz w:val="24"/>
          <w:szCs w:val="24"/>
          <w:lang w:eastAsia="fr-FR"/>
        </w:rPr>
      </w:pPr>
      <w:hyperlink w:anchor="_Toc216703598" w:history="1">
        <w:r w:rsidRPr="0092272C">
          <w:rPr>
            <w:rStyle w:val="Lienhypertexte"/>
            <w:noProof/>
            <w:lang w:val="en-US"/>
          </w:rPr>
          <w:t>Automated Compliance Monitoring</w:t>
        </w:r>
        <w:r>
          <w:rPr>
            <w:noProof/>
            <w:webHidden/>
          </w:rPr>
          <w:tab/>
        </w:r>
        <w:r>
          <w:rPr>
            <w:noProof/>
            <w:webHidden/>
          </w:rPr>
          <w:fldChar w:fldCharType="begin"/>
        </w:r>
        <w:r>
          <w:rPr>
            <w:noProof/>
            <w:webHidden/>
          </w:rPr>
          <w:instrText xml:space="preserve"> PAGEREF _Toc216703598 \h </w:instrText>
        </w:r>
        <w:r>
          <w:rPr>
            <w:noProof/>
            <w:webHidden/>
          </w:rPr>
        </w:r>
        <w:r>
          <w:rPr>
            <w:noProof/>
            <w:webHidden/>
          </w:rPr>
          <w:fldChar w:fldCharType="separate"/>
        </w:r>
        <w:r>
          <w:rPr>
            <w:noProof/>
            <w:webHidden/>
          </w:rPr>
          <w:t>3</w:t>
        </w:r>
        <w:r>
          <w:rPr>
            <w:noProof/>
            <w:webHidden/>
          </w:rPr>
          <w:fldChar w:fldCharType="end"/>
        </w:r>
      </w:hyperlink>
    </w:p>
    <w:p w14:paraId="7F22868C" w14:textId="3C1E1F8F" w:rsidR="007865AD" w:rsidRDefault="007865AD">
      <w:pPr>
        <w:pStyle w:val="TM2"/>
        <w:tabs>
          <w:tab w:val="left" w:pos="720"/>
          <w:tab w:val="right" w:leader="dot" w:pos="9062"/>
        </w:tabs>
        <w:rPr>
          <w:rFonts w:eastAsiaTheme="minorEastAsia"/>
          <w:smallCaps w:val="0"/>
          <w:noProof/>
          <w:sz w:val="24"/>
          <w:szCs w:val="24"/>
          <w:lang w:eastAsia="fr-FR"/>
        </w:rPr>
      </w:pPr>
      <w:hyperlink w:anchor="_Toc216703599" w:history="1">
        <w:r w:rsidRPr="0092272C">
          <w:rPr>
            <w:rStyle w:val="Lienhypertexte"/>
            <w:noProof/>
            <w:lang w:val="en-US"/>
          </w:rPr>
          <w:t>5.</w:t>
        </w:r>
        <w:r>
          <w:rPr>
            <w:rFonts w:eastAsiaTheme="minorEastAsia"/>
            <w:smallCaps w:val="0"/>
            <w:noProof/>
            <w:sz w:val="24"/>
            <w:szCs w:val="24"/>
            <w:lang w:eastAsia="fr-FR"/>
          </w:rPr>
          <w:tab/>
        </w:r>
        <w:r w:rsidRPr="0092272C">
          <w:rPr>
            <w:rStyle w:val="Lienhypertexte"/>
            <w:noProof/>
            <w:lang w:val="en-US"/>
          </w:rPr>
          <w:t>Requirements</w:t>
        </w:r>
        <w:r>
          <w:rPr>
            <w:noProof/>
            <w:webHidden/>
          </w:rPr>
          <w:tab/>
        </w:r>
        <w:r>
          <w:rPr>
            <w:noProof/>
            <w:webHidden/>
          </w:rPr>
          <w:fldChar w:fldCharType="begin"/>
        </w:r>
        <w:r>
          <w:rPr>
            <w:noProof/>
            <w:webHidden/>
          </w:rPr>
          <w:instrText xml:space="preserve"> PAGEREF _Toc216703599 \h </w:instrText>
        </w:r>
        <w:r>
          <w:rPr>
            <w:noProof/>
            <w:webHidden/>
          </w:rPr>
        </w:r>
        <w:r>
          <w:rPr>
            <w:noProof/>
            <w:webHidden/>
          </w:rPr>
          <w:fldChar w:fldCharType="separate"/>
        </w:r>
        <w:r>
          <w:rPr>
            <w:noProof/>
            <w:webHidden/>
          </w:rPr>
          <w:t>3</w:t>
        </w:r>
        <w:r>
          <w:rPr>
            <w:noProof/>
            <w:webHidden/>
          </w:rPr>
          <w:fldChar w:fldCharType="end"/>
        </w:r>
      </w:hyperlink>
    </w:p>
    <w:p w14:paraId="6A90AF21" w14:textId="1E9E2859" w:rsidR="007865AD" w:rsidRDefault="007865AD">
      <w:pPr>
        <w:pStyle w:val="TM3"/>
        <w:tabs>
          <w:tab w:val="right" w:leader="dot" w:pos="9062"/>
        </w:tabs>
        <w:rPr>
          <w:rFonts w:eastAsiaTheme="minorEastAsia"/>
          <w:i w:val="0"/>
          <w:iCs w:val="0"/>
          <w:noProof/>
          <w:sz w:val="24"/>
          <w:szCs w:val="24"/>
          <w:lang w:eastAsia="fr-FR"/>
        </w:rPr>
      </w:pPr>
      <w:hyperlink w:anchor="_Toc216703600" w:history="1">
        <w:r w:rsidRPr="0092272C">
          <w:rPr>
            <w:rStyle w:val="Lienhypertexte"/>
            <w:noProof/>
            <w:lang w:val="en-US"/>
          </w:rPr>
          <w:t>Solution Approach 1: Dynamic Client Registration (RFC 7591)</w:t>
        </w:r>
        <w:r>
          <w:rPr>
            <w:noProof/>
            <w:webHidden/>
          </w:rPr>
          <w:tab/>
        </w:r>
        <w:r>
          <w:rPr>
            <w:noProof/>
            <w:webHidden/>
          </w:rPr>
          <w:fldChar w:fldCharType="begin"/>
        </w:r>
        <w:r>
          <w:rPr>
            <w:noProof/>
            <w:webHidden/>
          </w:rPr>
          <w:instrText xml:space="preserve"> PAGEREF _Toc216703600 \h </w:instrText>
        </w:r>
        <w:r>
          <w:rPr>
            <w:noProof/>
            <w:webHidden/>
          </w:rPr>
        </w:r>
        <w:r>
          <w:rPr>
            <w:noProof/>
            <w:webHidden/>
          </w:rPr>
          <w:fldChar w:fldCharType="separate"/>
        </w:r>
        <w:r>
          <w:rPr>
            <w:noProof/>
            <w:webHidden/>
          </w:rPr>
          <w:t>4</w:t>
        </w:r>
        <w:r>
          <w:rPr>
            <w:noProof/>
            <w:webHidden/>
          </w:rPr>
          <w:fldChar w:fldCharType="end"/>
        </w:r>
      </w:hyperlink>
    </w:p>
    <w:p w14:paraId="4B9B7202" w14:textId="7A35FB21" w:rsidR="007865AD" w:rsidRDefault="007865AD">
      <w:pPr>
        <w:pStyle w:val="TM3"/>
        <w:tabs>
          <w:tab w:val="right" w:leader="dot" w:pos="9062"/>
        </w:tabs>
        <w:rPr>
          <w:rFonts w:eastAsiaTheme="minorEastAsia"/>
          <w:i w:val="0"/>
          <w:iCs w:val="0"/>
          <w:noProof/>
          <w:sz w:val="24"/>
          <w:szCs w:val="24"/>
          <w:lang w:eastAsia="fr-FR"/>
        </w:rPr>
      </w:pPr>
      <w:hyperlink w:anchor="_Toc216703601" w:history="1">
        <w:r w:rsidRPr="0092272C">
          <w:rPr>
            <w:rStyle w:val="Lienhypertexte"/>
            <w:noProof/>
            <w:lang w:val="en-US"/>
          </w:rPr>
          <w:t>Solution Approach 2: SCIM extensions</w:t>
        </w:r>
        <w:r>
          <w:rPr>
            <w:noProof/>
            <w:webHidden/>
          </w:rPr>
          <w:tab/>
        </w:r>
        <w:r>
          <w:rPr>
            <w:noProof/>
            <w:webHidden/>
          </w:rPr>
          <w:fldChar w:fldCharType="begin"/>
        </w:r>
        <w:r>
          <w:rPr>
            <w:noProof/>
            <w:webHidden/>
          </w:rPr>
          <w:instrText xml:space="preserve"> PAGEREF _Toc216703601 \h </w:instrText>
        </w:r>
        <w:r>
          <w:rPr>
            <w:noProof/>
            <w:webHidden/>
          </w:rPr>
        </w:r>
        <w:r>
          <w:rPr>
            <w:noProof/>
            <w:webHidden/>
          </w:rPr>
          <w:fldChar w:fldCharType="separate"/>
        </w:r>
        <w:r>
          <w:rPr>
            <w:noProof/>
            <w:webHidden/>
          </w:rPr>
          <w:t>5</w:t>
        </w:r>
        <w:r>
          <w:rPr>
            <w:noProof/>
            <w:webHidden/>
          </w:rPr>
          <w:fldChar w:fldCharType="end"/>
        </w:r>
      </w:hyperlink>
    </w:p>
    <w:p w14:paraId="25719B95" w14:textId="2F137C84" w:rsidR="007865AD" w:rsidRDefault="007865AD">
      <w:pPr>
        <w:pStyle w:val="TM3"/>
        <w:tabs>
          <w:tab w:val="right" w:leader="dot" w:pos="9062"/>
        </w:tabs>
        <w:rPr>
          <w:rFonts w:eastAsiaTheme="minorEastAsia"/>
          <w:i w:val="0"/>
          <w:iCs w:val="0"/>
          <w:noProof/>
          <w:sz w:val="24"/>
          <w:szCs w:val="24"/>
          <w:lang w:eastAsia="fr-FR"/>
        </w:rPr>
      </w:pPr>
      <w:hyperlink w:anchor="_Toc216703602" w:history="1">
        <w:r w:rsidRPr="0092272C">
          <w:rPr>
            <w:rStyle w:val="Lienhypertexte"/>
            <w:noProof/>
            <w:lang w:val="en-US"/>
          </w:rPr>
          <w:t>Solution Approach 3: Client-ID Metadata</w:t>
        </w:r>
        <w:r>
          <w:rPr>
            <w:noProof/>
            <w:webHidden/>
          </w:rPr>
          <w:tab/>
        </w:r>
        <w:r>
          <w:rPr>
            <w:noProof/>
            <w:webHidden/>
          </w:rPr>
          <w:fldChar w:fldCharType="begin"/>
        </w:r>
        <w:r>
          <w:rPr>
            <w:noProof/>
            <w:webHidden/>
          </w:rPr>
          <w:instrText xml:space="preserve"> PAGEREF _Toc216703602 \h </w:instrText>
        </w:r>
        <w:r>
          <w:rPr>
            <w:noProof/>
            <w:webHidden/>
          </w:rPr>
        </w:r>
        <w:r>
          <w:rPr>
            <w:noProof/>
            <w:webHidden/>
          </w:rPr>
          <w:fldChar w:fldCharType="separate"/>
        </w:r>
        <w:r>
          <w:rPr>
            <w:noProof/>
            <w:webHidden/>
          </w:rPr>
          <w:t>6</w:t>
        </w:r>
        <w:r>
          <w:rPr>
            <w:noProof/>
            <w:webHidden/>
          </w:rPr>
          <w:fldChar w:fldCharType="end"/>
        </w:r>
      </w:hyperlink>
    </w:p>
    <w:p w14:paraId="126A6957" w14:textId="2923492C" w:rsidR="007865AD" w:rsidRDefault="007865AD">
      <w:pPr>
        <w:pStyle w:val="TM3"/>
        <w:tabs>
          <w:tab w:val="right" w:leader="dot" w:pos="9062"/>
        </w:tabs>
        <w:rPr>
          <w:rFonts w:eastAsiaTheme="minorEastAsia"/>
          <w:i w:val="0"/>
          <w:iCs w:val="0"/>
          <w:noProof/>
          <w:sz w:val="24"/>
          <w:szCs w:val="24"/>
          <w:lang w:eastAsia="fr-FR"/>
        </w:rPr>
      </w:pPr>
      <w:hyperlink w:anchor="_Toc216703603" w:history="1">
        <w:r w:rsidRPr="0092272C">
          <w:rPr>
            <w:rStyle w:val="Lienhypertexte"/>
            <w:noProof/>
            <w:lang w:val="en-US"/>
          </w:rPr>
          <w:t>Solution Approach 4: Client-ID Metadata + W3C Verifiable Credentials Extension</w:t>
        </w:r>
        <w:r>
          <w:rPr>
            <w:noProof/>
            <w:webHidden/>
          </w:rPr>
          <w:tab/>
        </w:r>
        <w:r>
          <w:rPr>
            <w:noProof/>
            <w:webHidden/>
          </w:rPr>
          <w:fldChar w:fldCharType="begin"/>
        </w:r>
        <w:r>
          <w:rPr>
            <w:noProof/>
            <w:webHidden/>
          </w:rPr>
          <w:instrText xml:space="preserve"> PAGEREF _Toc216703603 \h </w:instrText>
        </w:r>
        <w:r>
          <w:rPr>
            <w:noProof/>
            <w:webHidden/>
          </w:rPr>
        </w:r>
        <w:r>
          <w:rPr>
            <w:noProof/>
            <w:webHidden/>
          </w:rPr>
          <w:fldChar w:fldCharType="separate"/>
        </w:r>
        <w:r>
          <w:rPr>
            <w:noProof/>
            <w:webHidden/>
          </w:rPr>
          <w:t>7</w:t>
        </w:r>
        <w:r>
          <w:rPr>
            <w:noProof/>
            <w:webHidden/>
          </w:rPr>
          <w:fldChar w:fldCharType="end"/>
        </w:r>
      </w:hyperlink>
    </w:p>
    <w:p w14:paraId="1757E9A7" w14:textId="221ACB2A" w:rsidR="007865AD" w:rsidRDefault="007865AD">
      <w:pPr>
        <w:pStyle w:val="TM2"/>
        <w:tabs>
          <w:tab w:val="left" w:pos="720"/>
          <w:tab w:val="right" w:leader="dot" w:pos="9062"/>
        </w:tabs>
        <w:rPr>
          <w:rFonts w:eastAsiaTheme="minorEastAsia"/>
          <w:smallCaps w:val="0"/>
          <w:noProof/>
          <w:sz w:val="24"/>
          <w:szCs w:val="24"/>
          <w:lang w:eastAsia="fr-FR"/>
        </w:rPr>
      </w:pPr>
      <w:hyperlink w:anchor="_Toc216703604" w:history="1">
        <w:r w:rsidRPr="0092272C">
          <w:rPr>
            <w:rStyle w:val="Lienhypertexte"/>
            <w:noProof/>
            <w:lang w:val="en-US"/>
          </w:rPr>
          <w:t>6.</w:t>
        </w:r>
        <w:r>
          <w:rPr>
            <w:rFonts w:eastAsiaTheme="minorEastAsia"/>
            <w:smallCaps w:val="0"/>
            <w:noProof/>
            <w:sz w:val="24"/>
            <w:szCs w:val="24"/>
            <w:lang w:eastAsia="fr-FR"/>
          </w:rPr>
          <w:tab/>
        </w:r>
        <w:r w:rsidRPr="0092272C">
          <w:rPr>
            <w:rStyle w:val="Lienhypertexte"/>
            <w:noProof/>
            <w:lang w:val="en-US"/>
          </w:rPr>
          <w:t>Example using Outshift Identity Service + Okta (IdP)</w:t>
        </w:r>
        <w:r>
          <w:rPr>
            <w:noProof/>
            <w:webHidden/>
          </w:rPr>
          <w:tab/>
        </w:r>
        <w:r>
          <w:rPr>
            <w:noProof/>
            <w:webHidden/>
          </w:rPr>
          <w:fldChar w:fldCharType="begin"/>
        </w:r>
        <w:r>
          <w:rPr>
            <w:noProof/>
            <w:webHidden/>
          </w:rPr>
          <w:instrText xml:space="preserve"> PAGEREF _Toc216703604 \h </w:instrText>
        </w:r>
        <w:r>
          <w:rPr>
            <w:noProof/>
            <w:webHidden/>
          </w:rPr>
        </w:r>
        <w:r>
          <w:rPr>
            <w:noProof/>
            <w:webHidden/>
          </w:rPr>
          <w:fldChar w:fldCharType="separate"/>
        </w:r>
        <w:r>
          <w:rPr>
            <w:noProof/>
            <w:webHidden/>
          </w:rPr>
          <w:t>9</w:t>
        </w:r>
        <w:r>
          <w:rPr>
            <w:noProof/>
            <w:webHidden/>
          </w:rPr>
          <w:fldChar w:fldCharType="end"/>
        </w:r>
      </w:hyperlink>
    </w:p>
    <w:p w14:paraId="22AB643E" w14:textId="4C180881" w:rsidR="007865AD" w:rsidRDefault="007865AD">
      <w:pPr>
        <w:pStyle w:val="TM3"/>
        <w:tabs>
          <w:tab w:val="right" w:leader="dot" w:pos="9062"/>
        </w:tabs>
        <w:rPr>
          <w:rFonts w:eastAsiaTheme="minorEastAsia"/>
          <w:i w:val="0"/>
          <w:iCs w:val="0"/>
          <w:noProof/>
          <w:sz w:val="24"/>
          <w:szCs w:val="24"/>
          <w:lang w:eastAsia="fr-FR"/>
        </w:rPr>
      </w:pPr>
      <w:hyperlink w:anchor="_Toc216703605" w:history="1">
        <w:r w:rsidRPr="0092272C">
          <w:rPr>
            <w:rStyle w:val="Lienhypertexte"/>
            <w:noProof/>
            <w:lang w:val="en-US"/>
          </w:rPr>
          <w:t>Metadata example</w:t>
        </w:r>
        <w:r>
          <w:rPr>
            <w:noProof/>
            <w:webHidden/>
          </w:rPr>
          <w:tab/>
        </w:r>
        <w:r>
          <w:rPr>
            <w:noProof/>
            <w:webHidden/>
          </w:rPr>
          <w:fldChar w:fldCharType="begin"/>
        </w:r>
        <w:r>
          <w:rPr>
            <w:noProof/>
            <w:webHidden/>
          </w:rPr>
          <w:instrText xml:space="preserve"> PAGEREF _Toc216703605 \h </w:instrText>
        </w:r>
        <w:r>
          <w:rPr>
            <w:noProof/>
            <w:webHidden/>
          </w:rPr>
        </w:r>
        <w:r>
          <w:rPr>
            <w:noProof/>
            <w:webHidden/>
          </w:rPr>
          <w:fldChar w:fldCharType="separate"/>
        </w:r>
        <w:r>
          <w:rPr>
            <w:noProof/>
            <w:webHidden/>
          </w:rPr>
          <w:t>9</w:t>
        </w:r>
        <w:r>
          <w:rPr>
            <w:noProof/>
            <w:webHidden/>
          </w:rPr>
          <w:fldChar w:fldCharType="end"/>
        </w:r>
      </w:hyperlink>
    </w:p>
    <w:p w14:paraId="24315752" w14:textId="320E0214" w:rsidR="007865AD" w:rsidRDefault="007865AD">
      <w:pPr>
        <w:pStyle w:val="TM3"/>
        <w:tabs>
          <w:tab w:val="right" w:leader="dot" w:pos="9062"/>
        </w:tabs>
        <w:rPr>
          <w:rFonts w:eastAsiaTheme="minorEastAsia"/>
          <w:i w:val="0"/>
          <w:iCs w:val="0"/>
          <w:noProof/>
          <w:sz w:val="24"/>
          <w:szCs w:val="24"/>
          <w:lang w:eastAsia="fr-FR"/>
        </w:rPr>
      </w:pPr>
      <w:hyperlink w:anchor="_Toc216703606" w:history="1">
        <w:r w:rsidRPr="0092272C">
          <w:rPr>
            <w:rStyle w:val="Lienhypertexte"/>
            <w:noProof/>
            <w:lang w:val="en-US"/>
          </w:rPr>
          <w:t>VC example</w:t>
        </w:r>
        <w:r>
          <w:rPr>
            <w:noProof/>
            <w:webHidden/>
          </w:rPr>
          <w:tab/>
        </w:r>
        <w:r>
          <w:rPr>
            <w:noProof/>
            <w:webHidden/>
          </w:rPr>
          <w:fldChar w:fldCharType="begin"/>
        </w:r>
        <w:r>
          <w:rPr>
            <w:noProof/>
            <w:webHidden/>
          </w:rPr>
          <w:instrText xml:space="preserve"> PAGEREF _Toc216703606 \h </w:instrText>
        </w:r>
        <w:r>
          <w:rPr>
            <w:noProof/>
            <w:webHidden/>
          </w:rPr>
        </w:r>
        <w:r>
          <w:rPr>
            <w:noProof/>
            <w:webHidden/>
          </w:rPr>
          <w:fldChar w:fldCharType="separate"/>
        </w:r>
        <w:r>
          <w:rPr>
            <w:noProof/>
            <w:webHidden/>
          </w:rPr>
          <w:t>9</w:t>
        </w:r>
        <w:r>
          <w:rPr>
            <w:noProof/>
            <w:webHidden/>
          </w:rPr>
          <w:fldChar w:fldCharType="end"/>
        </w:r>
      </w:hyperlink>
    </w:p>
    <w:p w14:paraId="7F5470EB" w14:textId="13EFB27E" w:rsidR="00BE7C19" w:rsidRPr="007865AD" w:rsidRDefault="007865AD">
      <w:pPr>
        <w:rPr>
          <w:lang w:val="en-US"/>
        </w:rPr>
      </w:pPr>
      <w:r w:rsidRPr="007865AD">
        <w:rPr>
          <w:lang w:val="en-US"/>
        </w:rPr>
        <w:fldChar w:fldCharType="end"/>
      </w:r>
    </w:p>
    <w:p w14:paraId="2E5BF9D9" w14:textId="570DC757" w:rsidR="00BE7C19" w:rsidRPr="007865AD" w:rsidRDefault="00EF3FC4" w:rsidP="007865AD">
      <w:pPr>
        <w:pStyle w:val="Titre2"/>
        <w:numPr>
          <w:ilvl w:val="0"/>
          <w:numId w:val="26"/>
        </w:numPr>
        <w:rPr>
          <w:lang w:val="en-US"/>
        </w:rPr>
      </w:pPr>
      <w:bookmarkStart w:id="7" w:name="_Toc216703593"/>
      <w:r w:rsidRPr="007865AD">
        <w:rPr>
          <w:lang w:val="en-US"/>
        </w:rPr>
        <w:t>Introduction</w:t>
      </w:r>
      <w:bookmarkEnd w:id="7"/>
    </w:p>
    <w:p w14:paraId="337CA3BB" w14:textId="4AC7A182" w:rsidR="007865AD" w:rsidRPr="007865AD" w:rsidRDefault="00BE7C19" w:rsidP="007865AD">
      <w:pPr>
        <w:pStyle w:val="Sansinterligne"/>
        <w:jc w:val="both"/>
        <w:rPr>
          <w:lang w:val="en-US"/>
        </w:rPr>
      </w:pPr>
      <w:r w:rsidRPr="007865AD">
        <w:rPr>
          <w:lang w:val="en-US"/>
        </w:rPr>
        <w:t>Distributed Multi-Agent Systems contain Agents and MCP Servers distributed</w:t>
      </w:r>
      <w:r w:rsidRPr="007865AD">
        <w:rPr>
          <w:lang w:val="en-US"/>
        </w:rPr>
        <w:t xml:space="preserve"> </w:t>
      </w:r>
      <w:r w:rsidRPr="007865AD">
        <w:rPr>
          <w:lang w:val="en-US"/>
        </w:rPr>
        <w:t>across multiple administrative domains. These domains often use different</w:t>
      </w:r>
      <w:r w:rsidRPr="007865AD">
        <w:rPr>
          <w:lang w:val="en-US"/>
        </w:rPr>
        <w:t xml:space="preserve"> </w:t>
      </w:r>
      <w:r w:rsidRPr="007865AD">
        <w:rPr>
          <w:lang w:val="en-US"/>
        </w:rPr>
        <w:t>Identity Providers (IdPs) and Authorization Servers (AS), presenting</w:t>
      </w:r>
      <w:r w:rsidRPr="007865AD">
        <w:rPr>
          <w:lang w:val="en-US"/>
        </w:rPr>
        <w:t xml:space="preserve"> </w:t>
      </w:r>
      <w:r w:rsidRPr="007865AD">
        <w:rPr>
          <w:lang w:val="en-US"/>
        </w:rPr>
        <w:t>significant challenges for secure, interoperable sharing of authorization</w:t>
      </w:r>
      <w:r w:rsidRPr="007865AD">
        <w:rPr>
          <w:lang w:val="en-US"/>
        </w:rPr>
        <w:t xml:space="preserve"> </w:t>
      </w:r>
      <w:r w:rsidRPr="007865AD">
        <w:rPr>
          <w:lang w:val="en-US"/>
        </w:rPr>
        <w:t>information.</w:t>
      </w:r>
    </w:p>
    <w:p w14:paraId="0471F629" w14:textId="67C9100D" w:rsidR="78F6313E" w:rsidRPr="007865AD" w:rsidRDefault="40FFDC79" w:rsidP="007865AD">
      <w:pPr>
        <w:pStyle w:val="Titre2"/>
        <w:numPr>
          <w:ilvl w:val="0"/>
          <w:numId w:val="26"/>
        </w:numPr>
        <w:jc w:val="both"/>
        <w:rPr>
          <w:lang w:val="en-US"/>
        </w:rPr>
      </w:pPr>
      <w:bookmarkStart w:id="8" w:name="_Toc216703594"/>
      <w:r w:rsidRPr="007865AD">
        <w:rPr>
          <w:lang w:val="en-US"/>
        </w:rPr>
        <w:t>Abbreviations / Definitions</w:t>
      </w:r>
      <w:bookmarkEnd w:id="8"/>
    </w:p>
    <w:p w14:paraId="59E0D60C" w14:textId="4DBECC5A" w:rsidR="0082E04D" w:rsidRPr="007865AD" w:rsidRDefault="5FBECB4F" w:rsidP="00CF17D7">
      <w:pPr>
        <w:pStyle w:val="Paragraphedeliste"/>
        <w:numPr>
          <w:ilvl w:val="0"/>
          <w:numId w:val="5"/>
        </w:numPr>
        <w:jc w:val="both"/>
        <w:rPr>
          <w:lang w:val="en-US"/>
        </w:rPr>
      </w:pPr>
      <w:r w:rsidRPr="007865AD">
        <w:rPr>
          <w:b/>
          <w:bCs/>
          <w:lang w:val="en-US"/>
        </w:rPr>
        <w:t>Agent</w:t>
      </w:r>
      <w:r w:rsidRPr="007865AD">
        <w:rPr>
          <w:lang w:val="en-US"/>
        </w:rPr>
        <w:t xml:space="preserve">: </w:t>
      </w:r>
      <w:r w:rsidR="74698038" w:rsidRPr="007865AD">
        <w:rPr>
          <w:lang w:val="en-US"/>
        </w:rPr>
        <w:t>a</w:t>
      </w:r>
      <w:r w:rsidRPr="007865AD">
        <w:rPr>
          <w:lang w:val="en-US"/>
        </w:rPr>
        <w:t>n autonomous entity that performs tasks on behalf of a user or another program within a multi-agent system.</w:t>
      </w:r>
    </w:p>
    <w:p w14:paraId="2B1FC628" w14:textId="713622D9" w:rsidR="543F8942" w:rsidRPr="007865AD" w:rsidRDefault="12D19DEA" w:rsidP="00CF17D7">
      <w:pPr>
        <w:pStyle w:val="Paragraphedeliste"/>
        <w:numPr>
          <w:ilvl w:val="0"/>
          <w:numId w:val="5"/>
        </w:numPr>
        <w:jc w:val="both"/>
        <w:rPr>
          <w:lang w:val="en-US"/>
        </w:rPr>
      </w:pPr>
      <w:r w:rsidRPr="007865AD">
        <w:rPr>
          <w:b/>
          <w:bCs/>
          <w:lang w:val="en-US"/>
        </w:rPr>
        <w:t>MCP Server</w:t>
      </w:r>
      <w:r w:rsidRPr="007865AD">
        <w:rPr>
          <w:lang w:val="en-US"/>
        </w:rPr>
        <w:t xml:space="preserve">: </w:t>
      </w:r>
      <w:r w:rsidR="24836E54" w:rsidRPr="007865AD">
        <w:rPr>
          <w:lang w:val="en-US"/>
        </w:rPr>
        <w:t xml:space="preserve">a </w:t>
      </w:r>
      <w:r w:rsidR="2AFEEA72" w:rsidRPr="007865AD">
        <w:rPr>
          <w:lang w:val="en-US"/>
        </w:rPr>
        <w:t>program</w:t>
      </w:r>
      <w:r w:rsidRPr="007865AD">
        <w:rPr>
          <w:lang w:val="en-US"/>
        </w:rPr>
        <w:t xml:space="preserve"> that exposes specific capabilities, like data access or tools, to AI models through the Model Context Protocol (MCP).</w:t>
      </w:r>
    </w:p>
    <w:p w14:paraId="604D2ABF" w14:textId="4CD60E58" w:rsidR="0082E04D" w:rsidRPr="007865AD" w:rsidRDefault="5FBECB4F" w:rsidP="00CF17D7">
      <w:pPr>
        <w:pStyle w:val="Paragraphedeliste"/>
        <w:numPr>
          <w:ilvl w:val="0"/>
          <w:numId w:val="5"/>
        </w:numPr>
        <w:jc w:val="both"/>
        <w:rPr>
          <w:lang w:val="en-US"/>
        </w:rPr>
      </w:pPr>
      <w:r w:rsidRPr="007865AD">
        <w:rPr>
          <w:b/>
          <w:bCs/>
          <w:lang w:val="en-US"/>
        </w:rPr>
        <w:t xml:space="preserve">AS </w:t>
      </w:r>
      <w:r w:rsidRPr="007865AD">
        <w:rPr>
          <w:lang w:val="en-US"/>
        </w:rPr>
        <w:t xml:space="preserve">(Authorization Server): </w:t>
      </w:r>
      <w:r w:rsidR="13ACC5CC" w:rsidRPr="007865AD">
        <w:rPr>
          <w:lang w:val="en-US"/>
        </w:rPr>
        <w:t>a</w:t>
      </w:r>
      <w:r w:rsidRPr="007865AD">
        <w:rPr>
          <w:lang w:val="en-US"/>
        </w:rPr>
        <w:t xml:space="preserve"> server that issues authorization tokens to clients after successfully authenticating them.</w:t>
      </w:r>
    </w:p>
    <w:p w14:paraId="7C4BB698" w14:textId="73C75BF4" w:rsidR="4E9F2AAD" w:rsidRPr="007865AD" w:rsidRDefault="2D14EC9A" w:rsidP="00CF17D7">
      <w:pPr>
        <w:pStyle w:val="Paragraphedeliste"/>
        <w:numPr>
          <w:ilvl w:val="0"/>
          <w:numId w:val="5"/>
        </w:numPr>
        <w:jc w:val="both"/>
        <w:rPr>
          <w:lang w:val="en-US"/>
        </w:rPr>
      </w:pPr>
      <w:r w:rsidRPr="007865AD">
        <w:rPr>
          <w:b/>
          <w:bCs/>
          <w:lang w:val="en-US"/>
        </w:rPr>
        <w:t xml:space="preserve">IdP </w:t>
      </w:r>
      <w:r w:rsidRPr="007865AD">
        <w:rPr>
          <w:lang w:val="en-US"/>
        </w:rPr>
        <w:t>(Identity Provider): is a service that creates, manages, and verifies digital identities for users and service users, often for accessing multiple applications and services.</w:t>
      </w:r>
    </w:p>
    <w:p w14:paraId="1966E280" w14:textId="6706E501" w:rsidR="37B3861B" w:rsidRPr="007865AD" w:rsidRDefault="37B3861B" w:rsidP="49C77CB6">
      <w:pPr>
        <w:pStyle w:val="Paragraphedeliste"/>
        <w:numPr>
          <w:ilvl w:val="0"/>
          <w:numId w:val="5"/>
        </w:numPr>
        <w:jc w:val="both"/>
        <w:rPr>
          <w:lang w:val="en-US"/>
        </w:rPr>
      </w:pPr>
      <w:r w:rsidRPr="007865AD">
        <w:rPr>
          <w:b/>
          <w:bCs/>
          <w:lang w:val="en-US"/>
        </w:rPr>
        <w:t>Subject</w:t>
      </w:r>
      <w:r w:rsidR="4ADAFDFB" w:rsidRPr="007865AD">
        <w:rPr>
          <w:lang w:val="en-US"/>
        </w:rPr>
        <w:t xml:space="preserve">: the </w:t>
      </w:r>
      <w:r w:rsidR="4ADAFDFB" w:rsidRPr="007865AD">
        <w:rPr>
          <w:b/>
          <w:bCs/>
          <w:lang w:val="en-US"/>
        </w:rPr>
        <w:t>principal</w:t>
      </w:r>
      <w:r w:rsidR="4ADAFDFB" w:rsidRPr="007865AD">
        <w:rPr>
          <w:lang w:val="en-US"/>
        </w:rPr>
        <w:t xml:space="preserve"> (user or service),</w:t>
      </w:r>
    </w:p>
    <w:p w14:paraId="4BEAD821" w14:textId="3FBBD9DC" w:rsidR="32AF0A70" w:rsidRPr="007865AD" w:rsidRDefault="32AF0A70" w:rsidP="49C77CB6">
      <w:pPr>
        <w:pStyle w:val="Paragraphedeliste"/>
        <w:numPr>
          <w:ilvl w:val="0"/>
          <w:numId w:val="5"/>
        </w:numPr>
        <w:jc w:val="both"/>
        <w:rPr>
          <w:lang w:val="en-US"/>
        </w:rPr>
      </w:pPr>
      <w:r w:rsidRPr="007865AD">
        <w:rPr>
          <w:b/>
          <w:bCs/>
          <w:lang w:val="en-US"/>
        </w:rPr>
        <w:t>Claim</w:t>
      </w:r>
      <w:r w:rsidR="1C137BD4" w:rsidRPr="007865AD">
        <w:rPr>
          <w:lang w:val="en-US"/>
        </w:rPr>
        <w:t xml:space="preserve">: is essentially a piece of information asserted about </w:t>
      </w:r>
      <w:r w:rsidR="27E7C843" w:rsidRPr="007865AD">
        <w:rPr>
          <w:lang w:val="en-US"/>
        </w:rPr>
        <w:t>a</w:t>
      </w:r>
      <w:r w:rsidR="1C137BD4" w:rsidRPr="007865AD">
        <w:rPr>
          <w:lang w:val="en-US"/>
        </w:rPr>
        <w:t xml:space="preserve"> </w:t>
      </w:r>
      <w:r w:rsidR="1C137BD4" w:rsidRPr="007865AD">
        <w:rPr>
          <w:b/>
          <w:bCs/>
          <w:lang w:val="en-US"/>
        </w:rPr>
        <w:t>subject,</w:t>
      </w:r>
    </w:p>
    <w:p w14:paraId="49F4E769" w14:textId="02BD2252" w:rsidR="32AF0A70" w:rsidRPr="007865AD" w:rsidRDefault="32AF0A70" w:rsidP="49C77CB6">
      <w:pPr>
        <w:pStyle w:val="Paragraphedeliste"/>
        <w:numPr>
          <w:ilvl w:val="0"/>
          <w:numId w:val="5"/>
        </w:numPr>
        <w:jc w:val="both"/>
        <w:rPr>
          <w:lang w:val="en-US"/>
        </w:rPr>
      </w:pPr>
      <w:r w:rsidRPr="007865AD">
        <w:rPr>
          <w:b/>
          <w:bCs/>
          <w:lang w:val="en-US"/>
        </w:rPr>
        <w:t>Domain</w:t>
      </w:r>
      <w:r w:rsidR="71429679" w:rsidRPr="007865AD">
        <w:rPr>
          <w:lang w:val="en-US"/>
        </w:rPr>
        <w:t>: scope over which a specific, uniform set of security policies and user management rules are enforced.</w:t>
      </w:r>
    </w:p>
    <w:p w14:paraId="7CD20BB6" w14:textId="6D9C799A" w:rsidR="00EF3FC4" w:rsidRPr="007865AD" w:rsidRDefault="00EF3FC4" w:rsidP="007865AD">
      <w:pPr>
        <w:pStyle w:val="Titre2"/>
        <w:numPr>
          <w:ilvl w:val="0"/>
          <w:numId w:val="26"/>
        </w:numPr>
        <w:rPr>
          <w:lang w:val="en-US"/>
        </w:rPr>
      </w:pPr>
      <w:bookmarkStart w:id="9" w:name="_Toc216703595"/>
      <w:r w:rsidRPr="007865AD">
        <w:rPr>
          <w:lang w:val="en-US"/>
        </w:rPr>
        <w:t>Problem Statement</w:t>
      </w:r>
      <w:bookmarkEnd w:id="9"/>
    </w:p>
    <w:p w14:paraId="4F74676D" w14:textId="260618D8" w:rsidR="007865AD" w:rsidRPr="007865AD" w:rsidRDefault="00EF3FC4" w:rsidP="007865AD">
      <w:pPr>
        <w:jc w:val="both"/>
        <w:rPr>
          <w:lang w:val="en-US"/>
        </w:rPr>
      </w:pPr>
      <w:r w:rsidRPr="007865AD">
        <w:rPr>
          <w:lang w:val="en-US"/>
        </w:rPr>
        <w:t>Distributed Multi-Agent Systems contain Agents and MCP Servers that are distributed across multiple administrative domains. These systems involve different Identity Providers (IdPs) / Authorization Servers (AS) posing challenges in authorization information sharing across these entities.</w:t>
      </w:r>
    </w:p>
    <w:p w14:paraId="063E797E" w14:textId="1D78DE01" w:rsidR="4C28DDA5" w:rsidRPr="007865AD" w:rsidRDefault="4C28DDA5" w:rsidP="007865AD">
      <w:pPr>
        <w:pStyle w:val="Titre2"/>
        <w:numPr>
          <w:ilvl w:val="0"/>
          <w:numId w:val="26"/>
        </w:numPr>
        <w:rPr>
          <w:lang w:val="en-US"/>
        </w:rPr>
      </w:pPr>
      <w:bookmarkStart w:id="10" w:name="_Toc216703596"/>
      <w:r w:rsidRPr="007865AD">
        <w:rPr>
          <w:lang w:val="en-US"/>
        </w:rPr>
        <w:t>Use Cases</w:t>
      </w:r>
      <w:bookmarkEnd w:id="10"/>
    </w:p>
    <w:p w14:paraId="0C229ADC" w14:textId="1667A308" w:rsidR="4C28DDA5" w:rsidRPr="007865AD" w:rsidRDefault="4C28DDA5" w:rsidP="007865AD">
      <w:pPr>
        <w:pStyle w:val="Titre3"/>
        <w:rPr>
          <w:rStyle w:val="lev"/>
          <w:rFonts w:ascii="CiscoSansGlobal" w:eastAsia="CiscoSansGlobal" w:hAnsi="CiscoSansGlobal" w:cs="CiscoSansGlobal"/>
          <w:b w:val="0"/>
          <w:bCs w:val="0"/>
          <w:sz w:val="20"/>
          <w:szCs w:val="20"/>
          <w:lang w:val="en-US"/>
        </w:rPr>
      </w:pPr>
      <w:bookmarkStart w:id="11" w:name="_Toc216703597"/>
      <w:r w:rsidRPr="007865AD">
        <w:rPr>
          <w:lang w:val="en-US"/>
        </w:rPr>
        <w:t>Predictive Threat Detection</w:t>
      </w:r>
      <w:bookmarkEnd w:id="11"/>
    </w:p>
    <w:p w14:paraId="0BEE7142" w14:textId="26FBEADA" w:rsidR="4C28DDA5" w:rsidRPr="007865AD" w:rsidRDefault="4C28DDA5" w:rsidP="49C77CB6">
      <w:pPr>
        <w:jc w:val="both"/>
        <w:rPr>
          <w:rStyle w:val="lev"/>
          <w:rFonts w:ascii="CiscoSansGlobal" w:eastAsia="CiscoSansGlobal" w:hAnsi="CiscoSansGlobal" w:cs="CiscoSansGlobal"/>
          <w:b w:val="0"/>
          <w:bCs w:val="0"/>
          <w:sz w:val="20"/>
          <w:szCs w:val="20"/>
          <w:lang w:val="en-US"/>
        </w:rPr>
      </w:pPr>
      <w:r w:rsidRPr="007865AD">
        <w:rPr>
          <w:b/>
          <w:bCs/>
          <w:lang w:val="en-US"/>
        </w:rPr>
        <w:t>Description</w:t>
      </w:r>
      <w:r w:rsidRPr="007865AD">
        <w:rPr>
          <w:lang w:val="en-US"/>
        </w:rPr>
        <w:t>:</w:t>
      </w:r>
      <w:r w:rsidR="538DFEAD" w:rsidRPr="007865AD">
        <w:rPr>
          <w:lang w:val="en-US"/>
        </w:rPr>
        <w:t xml:space="preserve"> E</w:t>
      </w:r>
      <w:r w:rsidRPr="007865AD">
        <w:rPr>
          <w:lang w:val="en-US"/>
        </w:rPr>
        <w:t>nhance security by predicting threats based on behavior analysis.</w:t>
      </w:r>
    </w:p>
    <w:p w14:paraId="1E000478" w14:textId="43130DE7" w:rsidR="4C28DDA5" w:rsidRPr="007865AD" w:rsidRDefault="4C28DDA5" w:rsidP="49C77CB6">
      <w:pPr>
        <w:jc w:val="both"/>
        <w:rPr>
          <w:rStyle w:val="lev"/>
          <w:rFonts w:ascii="CiscoSansGlobal" w:eastAsia="CiscoSansGlobal" w:hAnsi="CiscoSansGlobal" w:cs="CiscoSansGlobal"/>
          <w:b w:val="0"/>
          <w:bCs w:val="0"/>
          <w:sz w:val="20"/>
          <w:szCs w:val="20"/>
          <w:lang w:val="en-US"/>
        </w:rPr>
      </w:pPr>
      <w:r w:rsidRPr="007865AD">
        <w:rPr>
          <w:b/>
          <w:bCs/>
          <w:lang w:val="en-US"/>
        </w:rPr>
        <w:lastRenderedPageBreak/>
        <w:t>Use Case</w:t>
      </w:r>
      <w:r w:rsidRPr="007865AD">
        <w:rPr>
          <w:lang w:val="en-US"/>
        </w:rPr>
        <w:t>: An organization uses</w:t>
      </w:r>
      <w:r w:rsidR="202578FA" w:rsidRPr="007865AD">
        <w:rPr>
          <w:lang w:val="en-US"/>
        </w:rPr>
        <w:t xml:space="preserve"> behavior analysis</w:t>
      </w:r>
      <w:r w:rsidRPr="007865AD">
        <w:rPr>
          <w:lang w:val="en-US"/>
        </w:rPr>
        <w:t xml:space="preserve"> systems to analyze agent behavior patterns. Client-ID Metadata provides a framework for registering agents, while W3C VCs ensure identity verification</w:t>
      </w:r>
      <w:r w:rsidR="06CE1AB2" w:rsidRPr="007865AD">
        <w:rPr>
          <w:lang w:val="en-US"/>
        </w:rPr>
        <w:t xml:space="preserve"> and provide additional </w:t>
      </w:r>
      <w:r w:rsidR="5A1E84D8" w:rsidRPr="007865AD">
        <w:rPr>
          <w:lang w:val="en-US"/>
        </w:rPr>
        <w:t>context</w:t>
      </w:r>
      <w:r w:rsidR="008433CA">
        <w:rPr>
          <w:lang w:val="en-US"/>
        </w:rPr>
        <w:t xml:space="preserve"> for the intended tasks of a specific agent (Ex: </w:t>
      </w:r>
      <w:r w:rsidR="00AA2260">
        <w:rPr>
          <w:lang w:val="en-US"/>
        </w:rPr>
        <w:t>may access production logs but not PII)</w:t>
      </w:r>
      <w:r w:rsidRPr="007865AD">
        <w:rPr>
          <w:lang w:val="en-US"/>
        </w:rPr>
        <w:t>. The system predicts potential security breaches by assessing deviations in agent behavior and recommends preventive actions, aligning with Zero Trust strategies.</w:t>
      </w:r>
    </w:p>
    <w:p w14:paraId="38C01C8A" w14:textId="204C57D7" w:rsidR="4C28DDA5" w:rsidRPr="007865AD" w:rsidRDefault="4C28DDA5" w:rsidP="007865AD">
      <w:pPr>
        <w:pStyle w:val="Titre3"/>
        <w:rPr>
          <w:rStyle w:val="lev"/>
          <w:rFonts w:ascii="CiscoSansGlobal" w:eastAsia="CiscoSansGlobal" w:hAnsi="CiscoSansGlobal" w:cs="CiscoSansGlobal"/>
          <w:b w:val="0"/>
          <w:bCs w:val="0"/>
          <w:sz w:val="20"/>
          <w:szCs w:val="20"/>
          <w:lang w:val="en-US"/>
        </w:rPr>
      </w:pPr>
      <w:bookmarkStart w:id="12" w:name="_Toc216703598"/>
      <w:r w:rsidRPr="007865AD">
        <w:rPr>
          <w:lang w:val="en-US"/>
        </w:rPr>
        <w:t>Automated Compliance Monitoring</w:t>
      </w:r>
      <w:bookmarkEnd w:id="12"/>
    </w:p>
    <w:p w14:paraId="0A72CFD4" w14:textId="7B20A30F" w:rsidR="4C28DDA5" w:rsidRPr="007865AD" w:rsidRDefault="4C28DDA5" w:rsidP="49C77CB6">
      <w:pPr>
        <w:jc w:val="both"/>
        <w:rPr>
          <w:rStyle w:val="lev"/>
          <w:rFonts w:ascii="CiscoSansGlobal" w:eastAsia="CiscoSansGlobal" w:hAnsi="CiscoSansGlobal" w:cs="CiscoSansGlobal"/>
          <w:b w:val="0"/>
          <w:bCs w:val="0"/>
          <w:sz w:val="20"/>
          <w:szCs w:val="20"/>
          <w:lang w:val="en-US"/>
        </w:rPr>
      </w:pPr>
      <w:r w:rsidRPr="007865AD">
        <w:rPr>
          <w:b/>
          <w:bCs/>
          <w:lang w:val="en-US"/>
        </w:rPr>
        <w:t>Description</w:t>
      </w:r>
      <w:r w:rsidRPr="007865AD">
        <w:rPr>
          <w:lang w:val="en-US"/>
        </w:rPr>
        <w:t xml:space="preserve">: </w:t>
      </w:r>
      <w:r w:rsidR="4B3BF621" w:rsidRPr="007865AD">
        <w:rPr>
          <w:lang w:val="en-US"/>
        </w:rPr>
        <w:t>A</w:t>
      </w:r>
      <w:r w:rsidRPr="007865AD">
        <w:rPr>
          <w:lang w:val="en-US"/>
        </w:rPr>
        <w:t>utomate compliance checks across distributed systems.</w:t>
      </w:r>
    </w:p>
    <w:p w14:paraId="26337186" w14:textId="14EA9371" w:rsidR="4C28DDA5" w:rsidRPr="007865AD" w:rsidRDefault="4C28DDA5" w:rsidP="49C77CB6">
      <w:pPr>
        <w:jc w:val="both"/>
        <w:rPr>
          <w:rStyle w:val="lev"/>
          <w:rFonts w:ascii="CiscoSansGlobal" w:eastAsia="CiscoSansGlobal" w:hAnsi="CiscoSansGlobal" w:cs="CiscoSansGlobal"/>
          <w:b w:val="0"/>
          <w:bCs w:val="0"/>
          <w:sz w:val="20"/>
          <w:szCs w:val="20"/>
          <w:lang w:val="en-US"/>
        </w:rPr>
      </w:pPr>
      <w:r w:rsidRPr="007865AD">
        <w:rPr>
          <w:b/>
          <w:bCs/>
          <w:lang w:val="en-US"/>
        </w:rPr>
        <w:t>Use Case</w:t>
      </w:r>
      <w:r w:rsidRPr="007865AD">
        <w:rPr>
          <w:lang w:val="en-US"/>
        </w:rPr>
        <w:t>: A financial institution</w:t>
      </w:r>
      <w:r w:rsidR="16E743D9" w:rsidRPr="007865AD">
        <w:rPr>
          <w:lang w:val="en-US"/>
        </w:rPr>
        <w:t xml:space="preserve"> </w:t>
      </w:r>
      <w:r w:rsidRPr="007865AD">
        <w:rPr>
          <w:lang w:val="en-US"/>
        </w:rPr>
        <w:t>monitor</w:t>
      </w:r>
      <w:r w:rsidR="16C29B19" w:rsidRPr="007865AD">
        <w:rPr>
          <w:lang w:val="en-US"/>
        </w:rPr>
        <w:t xml:space="preserve">s </w:t>
      </w:r>
      <w:r w:rsidRPr="007865AD">
        <w:rPr>
          <w:lang w:val="en-US"/>
        </w:rPr>
        <w:t xml:space="preserve">compliance </w:t>
      </w:r>
      <w:r w:rsidR="4CA88599" w:rsidRPr="007865AD">
        <w:rPr>
          <w:lang w:val="en-US"/>
        </w:rPr>
        <w:t xml:space="preserve">with </w:t>
      </w:r>
      <w:r w:rsidRPr="007865AD">
        <w:rPr>
          <w:lang w:val="en-US"/>
        </w:rPr>
        <w:t>regulatory requirements. Agents registered through Client-ID Metadata are verified</w:t>
      </w:r>
      <w:r w:rsidR="004E5B59">
        <w:rPr>
          <w:lang w:val="en-US"/>
        </w:rPr>
        <w:t xml:space="preserve"> for compliance based on their provided proofs</w:t>
      </w:r>
      <w:r w:rsidRPr="007865AD">
        <w:rPr>
          <w:lang w:val="en-US"/>
        </w:rPr>
        <w:t xml:space="preserve"> </w:t>
      </w:r>
      <w:r w:rsidR="004E5B59">
        <w:rPr>
          <w:lang w:val="en-US"/>
        </w:rPr>
        <w:t>as</w:t>
      </w:r>
      <w:r w:rsidRPr="007865AD">
        <w:rPr>
          <w:lang w:val="en-US"/>
        </w:rPr>
        <w:t xml:space="preserve"> W3C VCs</w:t>
      </w:r>
      <w:r w:rsidR="004E5B59">
        <w:rPr>
          <w:lang w:val="en-US"/>
        </w:rPr>
        <w:t xml:space="preserve"> (Ex: </w:t>
      </w:r>
      <w:r w:rsidR="00A3612D">
        <w:rPr>
          <w:lang w:val="en-US"/>
        </w:rPr>
        <w:t>this agent</w:t>
      </w:r>
      <w:r w:rsidR="005871C8">
        <w:rPr>
          <w:lang w:val="en-US"/>
        </w:rPr>
        <w:t xml:space="preserve"> uses this model approved by policy X)</w:t>
      </w:r>
      <w:r w:rsidRPr="007865AD">
        <w:rPr>
          <w:lang w:val="en-US"/>
        </w:rPr>
        <w:t xml:space="preserve">. The system automatically evaluates compliance status based on </w:t>
      </w:r>
      <w:r w:rsidR="00A3612D">
        <w:rPr>
          <w:lang w:val="en-US"/>
        </w:rPr>
        <w:t>provided</w:t>
      </w:r>
      <w:r w:rsidRPr="007865AD">
        <w:rPr>
          <w:lang w:val="en-US"/>
        </w:rPr>
        <w:t xml:space="preserve"> </w:t>
      </w:r>
      <w:r w:rsidR="00A3612D">
        <w:rPr>
          <w:lang w:val="en-US"/>
        </w:rPr>
        <w:t>VCs</w:t>
      </w:r>
      <w:r w:rsidRPr="007865AD">
        <w:rPr>
          <w:lang w:val="en-US"/>
        </w:rPr>
        <w:t xml:space="preserve"> and generates alerts for any discrepancies, ensuring adherence to Zero Trust policies.</w:t>
      </w:r>
    </w:p>
    <w:p w14:paraId="4801F4FB" w14:textId="4FB9BB2D" w:rsidR="71BA2C13" w:rsidRPr="007865AD" w:rsidRDefault="56B217A6" w:rsidP="007865AD">
      <w:pPr>
        <w:pStyle w:val="Titre2"/>
        <w:numPr>
          <w:ilvl w:val="0"/>
          <w:numId w:val="26"/>
        </w:numPr>
        <w:jc w:val="both"/>
        <w:rPr>
          <w:lang w:val="en-US"/>
        </w:rPr>
      </w:pPr>
      <w:bookmarkStart w:id="13" w:name="_Toc216703599"/>
      <w:r w:rsidRPr="007865AD">
        <w:rPr>
          <w:lang w:val="en-US"/>
        </w:rPr>
        <w:t>Requirements</w:t>
      </w:r>
      <w:bookmarkEnd w:id="13"/>
    </w:p>
    <w:p w14:paraId="6956251A" w14:textId="0B7092B3" w:rsidR="6BF95B5E" w:rsidRPr="007865AD" w:rsidRDefault="237BACDB" w:rsidP="00CF17D7">
      <w:pPr>
        <w:jc w:val="both"/>
        <w:rPr>
          <w:lang w:val="en-US"/>
        </w:rPr>
      </w:pPr>
      <w:r w:rsidRPr="007865AD">
        <w:rPr>
          <w:lang w:val="en-US"/>
        </w:rPr>
        <w:t>A system for cross-domain sharing of authorization information of agents needs to meet the following set of requirements:</w:t>
      </w:r>
    </w:p>
    <w:p w14:paraId="4EE593EA" w14:textId="6BE69931" w:rsidR="00290C7B" w:rsidRPr="007865AD" w:rsidRDefault="4AE52D02" w:rsidP="00CF17D7">
      <w:pPr>
        <w:pStyle w:val="Paragraphedeliste"/>
        <w:numPr>
          <w:ilvl w:val="0"/>
          <w:numId w:val="4"/>
        </w:numPr>
        <w:jc w:val="both"/>
        <w:rPr>
          <w:b/>
          <w:bCs/>
          <w:lang w:val="en-US"/>
        </w:rPr>
      </w:pPr>
      <w:r w:rsidRPr="007865AD">
        <w:rPr>
          <w:b/>
          <w:bCs/>
          <w:lang w:val="en-US"/>
        </w:rPr>
        <w:t>Dynamic Identity for Agents and MCP Servers</w:t>
      </w:r>
      <w:r w:rsidRPr="007865AD">
        <w:rPr>
          <w:lang w:val="en-US"/>
        </w:rPr>
        <w:t xml:space="preserve">: The </w:t>
      </w:r>
      <w:r w:rsidR="32AD8487" w:rsidRPr="007865AD">
        <w:rPr>
          <w:lang w:val="en-US"/>
        </w:rPr>
        <w:t>A</w:t>
      </w:r>
      <w:r w:rsidRPr="007865AD">
        <w:rPr>
          <w:lang w:val="en-US"/>
        </w:rPr>
        <w:t>gents and MCP Servers can onboard dynamically and get an assigned identity in the IdP.</w:t>
      </w:r>
    </w:p>
    <w:p w14:paraId="6B1DD2E0" w14:textId="78A58F4F" w:rsidR="6BF95B5E" w:rsidRPr="007865AD" w:rsidRDefault="237BACDB" w:rsidP="00CF17D7">
      <w:pPr>
        <w:pStyle w:val="Paragraphedeliste"/>
        <w:numPr>
          <w:ilvl w:val="0"/>
          <w:numId w:val="4"/>
        </w:numPr>
        <w:jc w:val="both"/>
        <w:rPr>
          <w:lang w:val="en-US"/>
        </w:rPr>
      </w:pPr>
      <w:r w:rsidRPr="007865AD">
        <w:rPr>
          <w:b/>
          <w:bCs/>
          <w:lang w:val="en-US"/>
        </w:rPr>
        <w:t>Interoperability Across Domains</w:t>
      </w:r>
      <w:r w:rsidRPr="007865AD">
        <w:rPr>
          <w:lang w:val="en-US"/>
        </w:rPr>
        <w:t xml:space="preserve">: The system must enable seamless interaction between </w:t>
      </w:r>
      <w:r w:rsidR="44E82C8C" w:rsidRPr="007865AD">
        <w:rPr>
          <w:lang w:val="en-US"/>
        </w:rPr>
        <w:t>A</w:t>
      </w:r>
      <w:r w:rsidRPr="007865AD">
        <w:rPr>
          <w:lang w:val="en-US"/>
        </w:rPr>
        <w:t>gents across different domains.</w:t>
      </w:r>
    </w:p>
    <w:p w14:paraId="18A6BCEC" w14:textId="637D4F33" w:rsidR="6BF95B5E" w:rsidRPr="007865AD" w:rsidRDefault="237BACDB" w:rsidP="00CF17D7">
      <w:pPr>
        <w:pStyle w:val="Paragraphedeliste"/>
        <w:numPr>
          <w:ilvl w:val="0"/>
          <w:numId w:val="4"/>
        </w:numPr>
        <w:jc w:val="both"/>
        <w:rPr>
          <w:lang w:val="en-US"/>
        </w:rPr>
      </w:pPr>
      <w:r w:rsidRPr="007865AD">
        <w:rPr>
          <w:b/>
          <w:bCs/>
          <w:lang w:val="en-US"/>
        </w:rPr>
        <w:t>Flexible Definition of Claims</w:t>
      </w:r>
      <w:r w:rsidRPr="007865AD">
        <w:rPr>
          <w:lang w:val="en-US"/>
        </w:rPr>
        <w:t>: Claims should be adaptable as they may vary from organization to organization.</w:t>
      </w:r>
    </w:p>
    <w:p w14:paraId="3B086236" w14:textId="04F6849C" w:rsidR="6BF95B5E" w:rsidRPr="007865AD" w:rsidRDefault="237BACDB" w:rsidP="00CF17D7">
      <w:pPr>
        <w:pStyle w:val="Paragraphedeliste"/>
        <w:numPr>
          <w:ilvl w:val="0"/>
          <w:numId w:val="4"/>
        </w:numPr>
        <w:jc w:val="both"/>
        <w:rPr>
          <w:lang w:val="en-US"/>
        </w:rPr>
      </w:pPr>
      <w:r w:rsidRPr="007865AD">
        <w:rPr>
          <w:b/>
          <w:bCs/>
          <w:lang w:val="en-US"/>
        </w:rPr>
        <w:t>Dynamic Management of Authorization Information</w:t>
      </w:r>
      <w:r w:rsidRPr="007865AD">
        <w:rPr>
          <w:lang w:val="en-US"/>
        </w:rPr>
        <w:t>: The system must allow creation, removal, updating, and deletion of authorization information for agents, as agents can be highly dynamic.</w:t>
      </w:r>
    </w:p>
    <w:p w14:paraId="3D80C9E7" w14:textId="7FD76D08" w:rsidR="6BF95B5E" w:rsidRPr="007865AD" w:rsidRDefault="237BACDB" w:rsidP="00CF17D7">
      <w:pPr>
        <w:pStyle w:val="Paragraphedeliste"/>
        <w:numPr>
          <w:ilvl w:val="0"/>
          <w:numId w:val="4"/>
        </w:numPr>
        <w:jc w:val="both"/>
        <w:rPr>
          <w:lang w:val="en-US"/>
        </w:rPr>
      </w:pPr>
      <w:r w:rsidRPr="007865AD">
        <w:rPr>
          <w:b/>
          <w:bCs/>
          <w:lang w:val="en-US"/>
        </w:rPr>
        <w:t>Security and Privacy</w:t>
      </w:r>
      <w:r w:rsidRPr="007865AD">
        <w:rPr>
          <w:lang w:val="en-US"/>
        </w:rPr>
        <w:t>: Ensuring secure and private sharing of authorization information across domains.</w:t>
      </w:r>
    </w:p>
    <w:p w14:paraId="2151A73D" w14:textId="799ABCE8" w:rsidR="5E7F60CD" w:rsidRPr="007865AD" w:rsidRDefault="237BACDB" w:rsidP="00CF17D7">
      <w:pPr>
        <w:pStyle w:val="Paragraphedeliste"/>
        <w:numPr>
          <w:ilvl w:val="0"/>
          <w:numId w:val="4"/>
        </w:numPr>
        <w:jc w:val="both"/>
        <w:rPr>
          <w:lang w:val="en-US"/>
        </w:rPr>
      </w:pPr>
      <w:r w:rsidRPr="007865AD">
        <w:rPr>
          <w:b/>
          <w:bCs/>
          <w:lang w:val="en-US"/>
        </w:rPr>
        <w:t>Compliance and Auditability</w:t>
      </w:r>
      <w:r w:rsidRPr="007865AD">
        <w:rPr>
          <w:lang w:val="en-US"/>
        </w:rPr>
        <w:t>: Support for compliance with regulatory standards and auditability of authorization exchanges.</w:t>
      </w:r>
    </w:p>
    <w:p w14:paraId="7A996F90" w14:textId="7001EFAC" w:rsidR="70FDF939" w:rsidRPr="007865AD" w:rsidRDefault="70FDF939" w:rsidP="49C77CB6">
      <w:pPr>
        <w:pStyle w:val="Titre2"/>
        <w:jc w:val="both"/>
        <w:rPr>
          <w:lang w:val="en-US"/>
        </w:rPr>
      </w:pPr>
    </w:p>
    <w:p w14:paraId="0C6BE60E" w14:textId="4BECD412" w:rsidR="70FDF939" w:rsidRPr="007865AD" w:rsidRDefault="0575777A" w:rsidP="49C77CB6">
      <w:pPr>
        <w:rPr>
          <w:lang w:val="en-US"/>
        </w:rPr>
      </w:pPr>
      <w:r w:rsidRPr="007865AD">
        <w:rPr>
          <w:lang w:val="en-US"/>
        </w:rPr>
        <w:br w:type="page"/>
      </w:r>
    </w:p>
    <w:p w14:paraId="62C0C83E" w14:textId="1EF5E597" w:rsidR="70FDF939" w:rsidRPr="007865AD" w:rsidRDefault="0575777A" w:rsidP="007865AD">
      <w:pPr>
        <w:pStyle w:val="Titre3"/>
        <w:rPr>
          <w:b/>
          <w:bCs/>
          <w:lang w:val="en-US"/>
        </w:rPr>
      </w:pPr>
      <w:bookmarkStart w:id="14" w:name="_Toc216703600"/>
      <w:r w:rsidRPr="007865AD">
        <w:rPr>
          <w:lang w:val="en-US"/>
        </w:rPr>
        <w:lastRenderedPageBreak/>
        <w:t xml:space="preserve">Solution Approach 1: Dynamic Client Registration (RFC </w:t>
      </w:r>
      <w:r w:rsidR="4747786A" w:rsidRPr="007865AD">
        <w:rPr>
          <w:lang w:val="en-US"/>
        </w:rPr>
        <w:t>7591)</w:t>
      </w:r>
      <w:bookmarkEnd w:id="14"/>
      <w:r w:rsidR="4747786A" w:rsidRPr="007865AD">
        <w:rPr>
          <w:lang w:val="en-US"/>
        </w:rPr>
        <w:t xml:space="preserve"> </w:t>
      </w:r>
    </w:p>
    <w:p w14:paraId="0BB12B39" w14:textId="6222D829" w:rsidR="6C090273" w:rsidRPr="007865AD" w:rsidRDefault="4D8289B9" w:rsidP="00CF17D7">
      <w:pPr>
        <w:jc w:val="both"/>
        <w:rPr>
          <w:lang w:val="en-US"/>
        </w:rPr>
      </w:pPr>
      <w:r w:rsidRPr="007865AD">
        <w:rPr>
          <w:b/>
          <w:bCs/>
          <w:lang w:val="en-US"/>
        </w:rPr>
        <w:t>Description</w:t>
      </w:r>
      <w:r w:rsidRPr="007865AD">
        <w:rPr>
          <w:lang w:val="en-US"/>
        </w:rPr>
        <w:t>: Dynamic Client Registration as outlined in RFC 7591 allows clients to register with an AS dynamically, facilitating the management of client credentials and metadata.</w:t>
      </w:r>
    </w:p>
    <w:p w14:paraId="47BC15BB" w14:textId="7AC0437C" w:rsidR="6C090273" w:rsidRPr="007865AD" w:rsidRDefault="4D8289B9" w:rsidP="00CF17D7">
      <w:pPr>
        <w:jc w:val="both"/>
        <w:rPr>
          <w:b/>
          <w:bCs/>
          <w:lang w:val="en-US"/>
        </w:rPr>
      </w:pPr>
      <w:commentRangeStart w:id="15"/>
      <w:r w:rsidRPr="007865AD">
        <w:rPr>
          <w:b/>
          <w:bCs/>
          <w:lang w:val="en-US"/>
        </w:rPr>
        <w:t>Discussion</w:t>
      </w:r>
      <w:commentRangeEnd w:id="15"/>
      <w:r w:rsidRPr="007865AD">
        <w:rPr>
          <w:rStyle w:val="Marquedecommentaire"/>
          <w:b/>
          <w:sz w:val="24"/>
          <w:szCs w:val="24"/>
          <w:lang w:val="en-US"/>
        </w:rPr>
        <w:commentReference w:id="15"/>
      </w:r>
      <w:r w:rsidRPr="007865AD">
        <w:rPr>
          <w:b/>
          <w:bCs/>
          <w:lang w:val="en-US"/>
        </w:rPr>
        <w:t>:</w:t>
      </w:r>
    </w:p>
    <w:tbl>
      <w:tblPr>
        <w:tblStyle w:val="Grilledutableau"/>
        <w:tblW w:w="0" w:type="auto"/>
        <w:tblLook w:val="06A0" w:firstRow="1" w:lastRow="0" w:firstColumn="1" w:lastColumn="0" w:noHBand="1" w:noVBand="1"/>
      </w:tblPr>
      <w:tblGrid>
        <w:gridCol w:w="2445"/>
        <w:gridCol w:w="3045"/>
        <w:gridCol w:w="3570"/>
      </w:tblGrid>
      <w:tr w:rsidR="49C77CB6" w:rsidRPr="007865AD" w14:paraId="69F350C8" w14:textId="77777777" w:rsidTr="49C77CB6">
        <w:trPr>
          <w:trHeight w:val="300"/>
        </w:trPr>
        <w:tc>
          <w:tcPr>
            <w:tcW w:w="2445" w:type="dxa"/>
          </w:tcPr>
          <w:p w14:paraId="3E0DFE57" w14:textId="28C3ED50" w:rsidR="28071E17" w:rsidRPr="007865AD" w:rsidRDefault="28071E17" w:rsidP="49C77CB6">
            <w:pPr>
              <w:rPr>
                <w:b/>
                <w:bCs/>
                <w:lang w:val="en-US"/>
              </w:rPr>
            </w:pPr>
            <w:r w:rsidRPr="007865AD">
              <w:rPr>
                <w:b/>
                <w:bCs/>
                <w:lang w:val="en-US"/>
              </w:rPr>
              <w:t>Requirement</w:t>
            </w:r>
          </w:p>
        </w:tc>
        <w:tc>
          <w:tcPr>
            <w:tcW w:w="3045" w:type="dxa"/>
          </w:tcPr>
          <w:p w14:paraId="1EF9BC34" w14:textId="41EE277B" w:rsidR="28071E17" w:rsidRPr="007865AD" w:rsidRDefault="28071E17" w:rsidP="49C77CB6">
            <w:pPr>
              <w:rPr>
                <w:b/>
                <w:bCs/>
                <w:lang w:val="en-US"/>
              </w:rPr>
            </w:pPr>
            <w:r w:rsidRPr="007865AD">
              <w:rPr>
                <w:b/>
                <w:bCs/>
                <w:lang w:val="en-US"/>
              </w:rPr>
              <w:t>Met or Partially Met</w:t>
            </w:r>
          </w:p>
        </w:tc>
        <w:tc>
          <w:tcPr>
            <w:tcW w:w="3570" w:type="dxa"/>
          </w:tcPr>
          <w:p w14:paraId="41DE2417" w14:textId="4E1B0A24" w:rsidR="28071E17" w:rsidRPr="007865AD" w:rsidRDefault="28071E17" w:rsidP="49C77CB6">
            <w:pPr>
              <w:rPr>
                <w:b/>
                <w:bCs/>
                <w:lang w:val="en-US"/>
              </w:rPr>
            </w:pPr>
            <w:r w:rsidRPr="007865AD">
              <w:rPr>
                <w:b/>
                <w:bCs/>
                <w:lang w:val="en-US"/>
              </w:rPr>
              <w:t>Not Met</w:t>
            </w:r>
          </w:p>
        </w:tc>
      </w:tr>
      <w:tr w:rsidR="49C77CB6" w:rsidRPr="007865AD" w14:paraId="31CBF39A" w14:textId="77777777" w:rsidTr="49C77CB6">
        <w:trPr>
          <w:trHeight w:val="300"/>
        </w:trPr>
        <w:tc>
          <w:tcPr>
            <w:tcW w:w="2445" w:type="dxa"/>
          </w:tcPr>
          <w:p w14:paraId="5AE7844B" w14:textId="12F7B5CA" w:rsidR="28071E17" w:rsidRPr="007865AD" w:rsidRDefault="28071E17" w:rsidP="49C77CB6">
            <w:pPr>
              <w:rPr>
                <w:sz w:val="20"/>
                <w:szCs w:val="20"/>
                <w:lang w:val="en-US"/>
              </w:rPr>
            </w:pPr>
            <w:r w:rsidRPr="007865AD">
              <w:rPr>
                <w:sz w:val="20"/>
                <w:szCs w:val="20"/>
                <w:lang w:val="en-US"/>
              </w:rPr>
              <w:t>Dynamic Identity for Agents and MCP Servers</w:t>
            </w:r>
          </w:p>
        </w:tc>
        <w:tc>
          <w:tcPr>
            <w:tcW w:w="3045" w:type="dxa"/>
          </w:tcPr>
          <w:p w14:paraId="491EF7A4" w14:textId="3EB3B611" w:rsidR="28071E17" w:rsidRPr="007865AD" w:rsidRDefault="28071E17" w:rsidP="49C77CB6">
            <w:pPr>
              <w:rPr>
                <w:b/>
                <w:bCs/>
                <w:sz w:val="20"/>
                <w:szCs w:val="20"/>
                <w:lang w:val="en-US"/>
              </w:rPr>
            </w:pPr>
            <w:r w:rsidRPr="007865AD">
              <w:rPr>
                <w:b/>
                <w:bCs/>
                <w:sz w:val="20"/>
                <w:szCs w:val="20"/>
                <w:lang w:val="en-US"/>
              </w:rPr>
              <w:t>Met</w:t>
            </w:r>
          </w:p>
        </w:tc>
        <w:tc>
          <w:tcPr>
            <w:tcW w:w="3570" w:type="dxa"/>
          </w:tcPr>
          <w:p w14:paraId="4D7DD5BD" w14:textId="741161A9" w:rsidR="49C77CB6" w:rsidRPr="007865AD" w:rsidRDefault="49C77CB6" w:rsidP="49C77CB6">
            <w:pPr>
              <w:rPr>
                <w:b/>
                <w:bCs/>
                <w:lang w:val="en-US"/>
              </w:rPr>
            </w:pPr>
          </w:p>
        </w:tc>
      </w:tr>
      <w:tr w:rsidR="49C77CB6" w:rsidRPr="007865AD" w14:paraId="23E16FF8" w14:textId="77777777" w:rsidTr="49C77CB6">
        <w:trPr>
          <w:trHeight w:val="300"/>
        </w:trPr>
        <w:tc>
          <w:tcPr>
            <w:tcW w:w="2445" w:type="dxa"/>
          </w:tcPr>
          <w:p w14:paraId="54DAE1A1" w14:textId="6D9F7B27" w:rsidR="28071E17" w:rsidRPr="007865AD" w:rsidRDefault="28071E17" w:rsidP="49C77CB6">
            <w:pPr>
              <w:rPr>
                <w:sz w:val="20"/>
                <w:szCs w:val="20"/>
                <w:lang w:val="en-US"/>
              </w:rPr>
            </w:pPr>
            <w:r w:rsidRPr="007865AD">
              <w:rPr>
                <w:sz w:val="20"/>
                <w:szCs w:val="20"/>
                <w:lang w:val="en-US"/>
              </w:rPr>
              <w:t>Interoperability Across Domains</w:t>
            </w:r>
          </w:p>
        </w:tc>
        <w:tc>
          <w:tcPr>
            <w:tcW w:w="3045" w:type="dxa"/>
          </w:tcPr>
          <w:p w14:paraId="61E99F57" w14:textId="3279109C" w:rsidR="28071E17" w:rsidRPr="007865AD" w:rsidRDefault="28071E17" w:rsidP="49C77CB6">
            <w:pPr>
              <w:rPr>
                <w:b/>
                <w:bCs/>
                <w:sz w:val="20"/>
                <w:szCs w:val="20"/>
                <w:lang w:val="en-US"/>
              </w:rPr>
            </w:pPr>
            <w:r w:rsidRPr="007865AD">
              <w:rPr>
                <w:b/>
                <w:bCs/>
                <w:sz w:val="20"/>
                <w:szCs w:val="20"/>
                <w:lang w:val="en-US"/>
              </w:rPr>
              <w:t>Partially Met</w:t>
            </w:r>
          </w:p>
          <w:p w14:paraId="27FFFC7D" w14:textId="20E0575F" w:rsidR="28071E17" w:rsidRPr="007865AD" w:rsidRDefault="28071E17" w:rsidP="49C77CB6">
            <w:pPr>
              <w:rPr>
                <w:sz w:val="18"/>
                <w:szCs w:val="18"/>
                <w:lang w:val="en-US"/>
              </w:rPr>
            </w:pPr>
            <w:r w:rsidRPr="007865AD">
              <w:rPr>
                <w:sz w:val="18"/>
                <w:szCs w:val="18"/>
                <w:lang w:val="en-US"/>
              </w:rPr>
              <w:t>(Granted by the Dynamic Registration, however no common ground between AS)</w:t>
            </w:r>
          </w:p>
        </w:tc>
        <w:tc>
          <w:tcPr>
            <w:tcW w:w="3570" w:type="dxa"/>
          </w:tcPr>
          <w:p w14:paraId="5C0E4F5E" w14:textId="741161A9" w:rsidR="49C77CB6" w:rsidRPr="007865AD" w:rsidRDefault="49C77CB6" w:rsidP="49C77CB6">
            <w:pPr>
              <w:rPr>
                <w:b/>
                <w:bCs/>
                <w:lang w:val="en-US"/>
              </w:rPr>
            </w:pPr>
          </w:p>
        </w:tc>
      </w:tr>
      <w:tr w:rsidR="49C77CB6" w:rsidRPr="007865AD" w14:paraId="78E1685C" w14:textId="77777777" w:rsidTr="49C77CB6">
        <w:trPr>
          <w:trHeight w:val="300"/>
        </w:trPr>
        <w:tc>
          <w:tcPr>
            <w:tcW w:w="2445" w:type="dxa"/>
          </w:tcPr>
          <w:p w14:paraId="33D85F68" w14:textId="66E9873A" w:rsidR="54EE45BA" w:rsidRPr="007865AD" w:rsidRDefault="54EE45BA" w:rsidP="49C77CB6">
            <w:pPr>
              <w:rPr>
                <w:sz w:val="20"/>
                <w:szCs w:val="20"/>
                <w:lang w:val="en-US"/>
              </w:rPr>
            </w:pPr>
            <w:r w:rsidRPr="007865AD">
              <w:rPr>
                <w:sz w:val="20"/>
                <w:szCs w:val="20"/>
                <w:lang w:val="en-US"/>
              </w:rPr>
              <w:t>Flexible Definition of Claims</w:t>
            </w:r>
          </w:p>
        </w:tc>
        <w:tc>
          <w:tcPr>
            <w:tcW w:w="3045" w:type="dxa"/>
          </w:tcPr>
          <w:p w14:paraId="71EB4A3A" w14:textId="1CC22BA2" w:rsidR="49C77CB6" w:rsidRPr="007865AD" w:rsidRDefault="49C77CB6" w:rsidP="49C77CB6">
            <w:pPr>
              <w:rPr>
                <w:b/>
                <w:bCs/>
                <w:sz w:val="20"/>
                <w:szCs w:val="20"/>
                <w:lang w:val="en-US"/>
              </w:rPr>
            </w:pPr>
          </w:p>
        </w:tc>
        <w:tc>
          <w:tcPr>
            <w:tcW w:w="3570" w:type="dxa"/>
          </w:tcPr>
          <w:p w14:paraId="25B9B25A" w14:textId="50898400" w:rsidR="54EE45BA" w:rsidRPr="007865AD" w:rsidRDefault="54EE45BA" w:rsidP="49C77CB6">
            <w:pPr>
              <w:rPr>
                <w:b/>
                <w:bCs/>
                <w:sz w:val="20"/>
                <w:szCs w:val="20"/>
                <w:lang w:val="en-US"/>
              </w:rPr>
            </w:pPr>
            <w:r w:rsidRPr="007865AD">
              <w:rPr>
                <w:b/>
                <w:bCs/>
                <w:sz w:val="20"/>
                <w:szCs w:val="20"/>
                <w:lang w:val="en-US"/>
              </w:rPr>
              <w:t>Not Met</w:t>
            </w:r>
          </w:p>
          <w:p w14:paraId="52E786CF" w14:textId="4BC09DD6" w:rsidR="54EE45BA" w:rsidRPr="007865AD" w:rsidRDefault="54EE45BA" w:rsidP="49C77CB6">
            <w:pPr>
              <w:rPr>
                <w:sz w:val="20"/>
                <w:szCs w:val="20"/>
                <w:lang w:val="en-US"/>
              </w:rPr>
            </w:pPr>
            <w:r w:rsidRPr="007865AD">
              <w:rPr>
                <w:sz w:val="20"/>
                <w:szCs w:val="20"/>
                <w:lang w:val="en-US"/>
              </w:rPr>
              <w:t>(OAuth2 claims only)</w:t>
            </w:r>
          </w:p>
        </w:tc>
      </w:tr>
      <w:tr w:rsidR="49C77CB6" w:rsidRPr="007865AD" w14:paraId="61BE05E7" w14:textId="77777777" w:rsidTr="49C77CB6">
        <w:trPr>
          <w:trHeight w:val="300"/>
        </w:trPr>
        <w:tc>
          <w:tcPr>
            <w:tcW w:w="2445" w:type="dxa"/>
          </w:tcPr>
          <w:p w14:paraId="13BC3BD1" w14:textId="08ECE3F0" w:rsidR="28071E17" w:rsidRPr="007865AD" w:rsidRDefault="28071E17" w:rsidP="49C77CB6">
            <w:pPr>
              <w:rPr>
                <w:sz w:val="20"/>
                <w:szCs w:val="20"/>
                <w:lang w:val="en-US"/>
              </w:rPr>
            </w:pPr>
            <w:r w:rsidRPr="007865AD">
              <w:rPr>
                <w:sz w:val="20"/>
                <w:szCs w:val="20"/>
                <w:lang w:val="en-US"/>
              </w:rPr>
              <w:t>Dynamic Management of Authorization Information</w:t>
            </w:r>
          </w:p>
        </w:tc>
        <w:tc>
          <w:tcPr>
            <w:tcW w:w="3045" w:type="dxa"/>
          </w:tcPr>
          <w:p w14:paraId="38FDFEEF" w14:textId="741161A9" w:rsidR="49C77CB6" w:rsidRPr="007865AD" w:rsidRDefault="49C77CB6" w:rsidP="49C77CB6">
            <w:pPr>
              <w:rPr>
                <w:b/>
                <w:bCs/>
                <w:lang w:val="en-US"/>
              </w:rPr>
            </w:pPr>
          </w:p>
        </w:tc>
        <w:tc>
          <w:tcPr>
            <w:tcW w:w="3570" w:type="dxa"/>
          </w:tcPr>
          <w:p w14:paraId="0A57A2D7" w14:textId="08BBD5B8" w:rsidR="28071E17" w:rsidRPr="007865AD" w:rsidRDefault="28071E17" w:rsidP="49C77CB6">
            <w:pPr>
              <w:rPr>
                <w:b/>
                <w:bCs/>
                <w:sz w:val="20"/>
                <w:szCs w:val="20"/>
                <w:lang w:val="en-US"/>
              </w:rPr>
            </w:pPr>
            <w:r w:rsidRPr="007865AD">
              <w:rPr>
                <w:b/>
                <w:bCs/>
                <w:sz w:val="20"/>
                <w:szCs w:val="20"/>
                <w:lang w:val="en-US"/>
              </w:rPr>
              <w:t>Not Met</w:t>
            </w:r>
          </w:p>
          <w:p w14:paraId="47B733DA" w14:textId="2FD60665" w:rsidR="28071E17" w:rsidRPr="007865AD" w:rsidRDefault="28071E17" w:rsidP="49C77CB6">
            <w:pPr>
              <w:rPr>
                <w:sz w:val="20"/>
                <w:szCs w:val="20"/>
                <w:lang w:val="en-US"/>
              </w:rPr>
            </w:pPr>
            <w:r w:rsidRPr="007865AD">
              <w:rPr>
                <w:sz w:val="20"/>
                <w:szCs w:val="20"/>
                <w:lang w:val="en-US"/>
              </w:rPr>
              <w:t>(Delete or Update not supported)</w:t>
            </w:r>
          </w:p>
        </w:tc>
      </w:tr>
      <w:tr w:rsidR="49C77CB6" w:rsidRPr="007865AD" w14:paraId="74F7326D" w14:textId="77777777" w:rsidTr="49C77CB6">
        <w:trPr>
          <w:trHeight w:val="300"/>
        </w:trPr>
        <w:tc>
          <w:tcPr>
            <w:tcW w:w="2445" w:type="dxa"/>
          </w:tcPr>
          <w:p w14:paraId="05B07AF6" w14:textId="2DBA60CD" w:rsidR="28071E17" w:rsidRPr="007865AD" w:rsidRDefault="28071E17" w:rsidP="49C77CB6">
            <w:pPr>
              <w:rPr>
                <w:sz w:val="20"/>
                <w:szCs w:val="20"/>
                <w:lang w:val="en-US"/>
              </w:rPr>
            </w:pPr>
            <w:r w:rsidRPr="007865AD">
              <w:rPr>
                <w:sz w:val="20"/>
                <w:szCs w:val="20"/>
                <w:lang w:val="en-US"/>
              </w:rPr>
              <w:t>Security and Privacy</w:t>
            </w:r>
          </w:p>
        </w:tc>
        <w:tc>
          <w:tcPr>
            <w:tcW w:w="3045" w:type="dxa"/>
          </w:tcPr>
          <w:p w14:paraId="3DB547FF" w14:textId="741161A9" w:rsidR="49C77CB6" w:rsidRPr="007865AD" w:rsidRDefault="49C77CB6" w:rsidP="49C77CB6">
            <w:pPr>
              <w:rPr>
                <w:b/>
                <w:bCs/>
                <w:lang w:val="en-US"/>
              </w:rPr>
            </w:pPr>
          </w:p>
        </w:tc>
        <w:tc>
          <w:tcPr>
            <w:tcW w:w="3570" w:type="dxa"/>
          </w:tcPr>
          <w:p w14:paraId="4FEAD29B" w14:textId="08BBD5B8" w:rsidR="28071E17" w:rsidRPr="007865AD" w:rsidRDefault="28071E17" w:rsidP="49C77CB6">
            <w:pPr>
              <w:rPr>
                <w:b/>
                <w:bCs/>
                <w:sz w:val="20"/>
                <w:szCs w:val="20"/>
                <w:lang w:val="en-US"/>
              </w:rPr>
            </w:pPr>
            <w:r w:rsidRPr="007865AD">
              <w:rPr>
                <w:b/>
                <w:bCs/>
                <w:sz w:val="20"/>
                <w:szCs w:val="20"/>
                <w:lang w:val="en-US"/>
              </w:rPr>
              <w:t>Not Met</w:t>
            </w:r>
          </w:p>
          <w:p w14:paraId="7A0D4F84" w14:textId="7E9906EA" w:rsidR="28071E17" w:rsidRPr="007865AD" w:rsidRDefault="28071E17" w:rsidP="49C77CB6">
            <w:pPr>
              <w:rPr>
                <w:sz w:val="20"/>
                <w:szCs w:val="20"/>
                <w:lang w:val="en-US"/>
              </w:rPr>
            </w:pPr>
            <w:r w:rsidRPr="007865AD">
              <w:rPr>
                <w:sz w:val="20"/>
                <w:szCs w:val="20"/>
                <w:lang w:val="en-US"/>
              </w:rPr>
              <w:t>(Claims are shared but no common schema)</w:t>
            </w:r>
          </w:p>
        </w:tc>
      </w:tr>
      <w:tr w:rsidR="49C77CB6" w:rsidRPr="007865AD" w14:paraId="3AF71408" w14:textId="77777777" w:rsidTr="49C77CB6">
        <w:trPr>
          <w:trHeight w:val="300"/>
        </w:trPr>
        <w:tc>
          <w:tcPr>
            <w:tcW w:w="2445" w:type="dxa"/>
          </w:tcPr>
          <w:p w14:paraId="1BB4EF4E" w14:textId="236083DF" w:rsidR="6AB91065" w:rsidRPr="007865AD" w:rsidRDefault="6AB91065" w:rsidP="49C77CB6">
            <w:pPr>
              <w:rPr>
                <w:sz w:val="20"/>
                <w:szCs w:val="20"/>
                <w:lang w:val="en-US"/>
              </w:rPr>
            </w:pPr>
            <w:r w:rsidRPr="007865AD">
              <w:rPr>
                <w:sz w:val="20"/>
                <w:szCs w:val="20"/>
                <w:lang w:val="en-US"/>
              </w:rPr>
              <w:t>Compliance and Auditability</w:t>
            </w:r>
          </w:p>
        </w:tc>
        <w:tc>
          <w:tcPr>
            <w:tcW w:w="3045" w:type="dxa"/>
          </w:tcPr>
          <w:p w14:paraId="01EA2B6F" w14:textId="4782989A" w:rsidR="4C8158F9" w:rsidRPr="007865AD" w:rsidRDefault="4C8158F9" w:rsidP="49C77CB6">
            <w:pPr>
              <w:rPr>
                <w:b/>
                <w:bCs/>
                <w:sz w:val="20"/>
                <w:szCs w:val="20"/>
                <w:lang w:val="en-US"/>
              </w:rPr>
            </w:pPr>
            <w:r w:rsidRPr="007865AD">
              <w:rPr>
                <w:b/>
                <w:bCs/>
                <w:sz w:val="20"/>
                <w:szCs w:val="20"/>
                <w:lang w:val="en-US"/>
              </w:rPr>
              <w:t>Partially Met</w:t>
            </w:r>
          </w:p>
          <w:p w14:paraId="77B79FCC" w14:textId="4F0A6C1F" w:rsidR="4C8158F9" w:rsidRPr="007865AD" w:rsidRDefault="4C8158F9" w:rsidP="49C77CB6">
            <w:pPr>
              <w:rPr>
                <w:sz w:val="20"/>
                <w:szCs w:val="20"/>
                <w:lang w:val="en-US"/>
              </w:rPr>
            </w:pPr>
            <w:r w:rsidRPr="007865AD">
              <w:rPr>
                <w:sz w:val="20"/>
                <w:szCs w:val="20"/>
                <w:lang w:val="en-US"/>
              </w:rPr>
              <w:t>(Claims are shared, APIs are auditable, but no regulatory standards are defined for the schema)</w:t>
            </w:r>
          </w:p>
        </w:tc>
        <w:tc>
          <w:tcPr>
            <w:tcW w:w="3570" w:type="dxa"/>
          </w:tcPr>
          <w:p w14:paraId="6A0013EC" w14:textId="7A4A810F" w:rsidR="49C77CB6" w:rsidRPr="007865AD" w:rsidRDefault="49C77CB6" w:rsidP="49C77CB6">
            <w:pPr>
              <w:rPr>
                <w:b/>
                <w:bCs/>
                <w:sz w:val="20"/>
                <w:szCs w:val="20"/>
                <w:lang w:val="en-US"/>
              </w:rPr>
            </w:pPr>
          </w:p>
        </w:tc>
      </w:tr>
    </w:tbl>
    <w:p w14:paraId="611CC9C9" w14:textId="6DA1C90B" w:rsidR="1A46FBAB" w:rsidRPr="007865AD" w:rsidRDefault="1A46FBAB" w:rsidP="49C77CB6">
      <w:pPr>
        <w:pStyle w:val="Titre2"/>
        <w:jc w:val="both"/>
        <w:rPr>
          <w:lang w:val="en-US"/>
        </w:rPr>
      </w:pPr>
    </w:p>
    <w:p w14:paraId="74D62FF0" w14:textId="19788326" w:rsidR="1A46FBAB" w:rsidRPr="007865AD" w:rsidRDefault="4747786A" w:rsidP="49C77CB6">
      <w:pPr>
        <w:rPr>
          <w:lang w:val="en-US"/>
        </w:rPr>
      </w:pPr>
      <w:r w:rsidRPr="007865AD">
        <w:rPr>
          <w:lang w:val="en-US"/>
        </w:rPr>
        <w:br w:type="page"/>
      </w:r>
    </w:p>
    <w:p w14:paraId="27EA51C2" w14:textId="7937E980" w:rsidR="1A46FBAB" w:rsidRPr="007865AD" w:rsidRDefault="4747786A" w:rsidP="007865AD">
      <w:pPr>
        <w:pStyle w:val="Titre3"/>
        <w:rPr>
          <w:b/>
          <w:bCs/>
          <w:lang w:val="en-US"/>
        </w:rPr>
      </w:pPr>
      <w:bookmarkStart w:id="16" w:name="_Toc216703601"/>
      <w:r w:rsidRPr="007865AD">
        <w:rPr>
          <w:lang w:val="en-US"/>
        </w:rPr>
        <w:lastRenderedPageBreak/>
        <w:t>Solution Approach 2: SCIM extensions</w:t>
      </w:r>
      <w:bookmarkEnd w:id="16"/>
    </w:p>
    <w:p w14:paraId="6D35BBF6" w14:textId="75C9B67E" w:rsidR="007FA2A7" w:rsidRPr="007865AD" w:rsidRDefault="007FA2A7" w:rsidP="49C77CB6">
      <w:pPr>
        <w:pStyle w:val="Paragraphedeliste"/>
        <w:numPr>
          <w:ilvl w:val="0"/>
          <w:numId w:val="1"/>
        </w:numPr>
        <w:jc w:val="both"/>
        <w:rPr>
          <w:sz w:val="22"/>
          <w:szCs w:val="22"/>
          <w:lang w:val="en-US"/>
        </w:rPr>
      </w:pPr>
      <w:commentRangeStart w:id="17"/>
      <w:r w:rsidRPr="007865AD">
        <w:rPr>
          <w:b/>
          <w:bCs/>
          <w:lang w:val="en-US"/>
        </w:rPr>
        <w:t>draft-abbey-</w:t>
      </w:r>
      <w:proofErr w:type="spellStart"/>
      <w:r w:rsidRPr="007865AD">
        <w:rPr>
          <w:b/>
          <w:bCs/>
          <w:lang w:val="en-US"/>
        </w:rPr>
        <w:t>scim</w:t>
      </w:r>
      <w:proofErr w:type="spellEnd"/>
      <w:r w:rsidRPr="007865AD">
        <w:rPr>
          <w:b/>
          <w:bCs/>
          <w:lang w:val="en-US"/>
        </w:rPr>
        <w:t>-agent-</w:t>
      </w:r>
      <w:proofErr w:type="gramStart"/>
      <w:r w:rsidRPr="007865AD">
        <w:rPr>
          <w:b/>
          <w:bCs/>
          <w:lang w:val="en-US"/>
        </w:rPr>
        <w:t>extension</w:t>
      </w:r>
      <w:r w:rsidR="75D83502" w:rsidRPr="007865AD">
        <w:rPr>
          <w:lang w:val="en-US"/>
        </w:rPr>
        <w:t>:</w:t>
      </w:r>
      <w:proofErr w:type="gramEnd"/>
      <w:r w:rsidR="75D83502" w:rsidRPr="007865AD">
        <w:rPr>
          <w:lang w:val="en-US"/>
        </w:rPr>
        <w:t xml:space="preserve"> </w:t>
      </w:r>
      <w:r w:rsidR="75D83502" w:rsidRPr="007865AD">
        <w:rPr>
          <w:rFonts w:eastAsiaTheme="minorEastAsia"/>
          <w:sz w:val="22"/>
          <w:szCs w:val="22"/>
          <w:lang w:val="en-US"/>
        </w:rPr>
        <w:t>proposes extending the SCIM (System for Cross-Domain Identity Management) protocol to standardize the provisioning, management, and governance of AI agents and other digital workers.</w:t>
      </w:r>
    </w:p>
    <w:p w14:paraId="28A5FC74" w14:textId="2EC3F817" w:rsidR="1D60F5D0" w:rsidRPr="007865AD" w:rsidRDefault="007FA2A7" w:rsidP="49C77CB6">
      <w:pPr>
        <w:pStyle w:val="Paragraphedeliste"/>
        <w:numPr>
          <w:ilvl w:val="0"/>
          <w:numId w:val="1"/>
        </w:numPr>
        <w:jc w:val="both"/>
        <w:rPr>
          <w:rFonts w:eastAsiaTheme="minorEastAsia"/>
          <w:sz w:val="22"/>
          <w:szCs w:val="22"/>
          <w:lang w:val="en-US"/>
        </w:rPr>
      </w:pPr>
      <w:r w:rsidRPr="007865AD">
        <w:rPr>
          <w:rFonts w:eastAsiaTheme="minorEastAsia"/>
          <w:b/>
          <w:bCs/>
          <w:lang w:val="en-US"/>
        </w:rPr>
        <w:t>draft-</w:t>
      </w:r>
      <w:proofErr w:type="spellStart"/>
      <w:r w:rsidRPr="007865AD">
        <w:rPr>
          <w:rFonts w:eastAsiaTheme="minorEastAsia"/>
          <w:b/>
          <w:bCs/>
          <w:lang w:val="en-US"/>
        </w:rPr>
        <w:t>wahl</w:t>
      </w:r>
      <w:proofErr w:type="spellEnd"/>
      <w:r w:rsidRPr="007865AD">
        <w:rPr>
          <w:rFonts w:eastAsiaTheme="minorEastAsia"/>
          <w:b/>
          <w:bCs/>
          <w:lang w:val="en-US"/>
        </w:rPr>
        <w:t>-</w:t>
      </w:r>
      <w:proofErr w:type="spellStart"/>
      <w:r w:rsidRPr="007865AD">
        <w:rPr>
          <w:rFonts w:eastAsiaTheme="minorEastAsia"/>
          <w:b/>
          <w:bCs/>
          <w:lang w:val="en-US"/>
        </w:rPr>
        <w:t>scim</w:t>
      </w:r>
      <w:proofErr w:type="spellEnd"/>
      <w:r w:rsidRPr="007865AD">
        <w:rPr>
          <w:rFonts w:eastAsiaTheme="minorEastAsia"/>
          <w:b/>
          <w:bCs/>
          <w:lang w:val="en-US"/>
        </w:rPr>
        <w:t>-agent-schema</w:t>
      </w:r>
      <w:r w:rsidR="6E9E82AC" w:rsidRPr="007865AD">
        <w:rPr>
          <w:rFonts w:eastAsiaTheme="minorEastAsia"/>
          <w:lang w:val="en-US"/>
        </w:rPr>
        <w:t xml:space="preserve">: </w:t>
      </w:r>
      <w:commentRangeEnd w:id="17"/>
      <w:r w:rsidRPr="007865AD">
        <w:rPr>
          <w:rStyle w:val="Marquedecommentaire"/>
          <w:rFonts w:eastAsiaTheme="minorEastAsia"/>
          <w:sz w:val="22"/>
          <w:szCs w:val="22"/>
          <w:lang w:val="en-US"/>
        </w:rPr>
        <w:commentReference w:id="17"/>
      </w:r>
      <w:r w:rsidR="6E9E82AC" w:rsidRPr="007865AD">
        <w:rPr>
          <w:rFonts w:eastAsiaTheme="minorEastAsia"/>
          <w:sz w:val="22"/>
          <w:szCs w:val="22"/>
          <w:lang w:val="en-US"/>
        </w:rPr>
        <w:t>companion document to the draft-abbey-</w:t>
      </w:r>
      <w:proofErr w:type="spellStart"/>
      <w:r w:rsidR="6E9E82AC" w:rsidRPr="007865AD">
        <w:rPr>
          <w:rFonts w:eastAsiaTheme="minorEastAsia"/>
          <w:sz w:val="22"/>
          <w:szCs w:val="22"/>
          <w:lang w:val="en-US"/>
        </w:rPr>
        <w:t>scim</w:t>
      </w:r>
      <w:proofErr w:type="spellEnd"/>
      <w:r w:rsidR="6E9E82AC" w:rsidRPr="007865AD">
        <w:rPr>
          <w:rFonts w:eastAsiaTheme="minorEastAsia"/>
          <w:sz w:val="22"/>
          <w:szCs w:val="22"/>
          <w:lang w:val="en-US"/>
        </w:rPr>
        <w:t>-agent-extension. Its purpose is to define the specific SCIM schema and attributes required to represent AI agents (digital workers) and agentic applications within the SCIM framework.</w:t>
      </w:r>
    </w:p>
    <w:p w14:paraId="547D8451" w14:textId="44613E94" w:rsidR="0AF32F13" w:rsidRPr="007865AD" w:rsidRDefault="1B855A2F" w:rsidP="00CF17D7">
      <w:pPr>
        <w:jc w:val="both"/>
        <w:rPr>
          <w:lang w:val="en-US"/>
        </w:rPr>
      </w:pPr>
      <w:r w:rsidRPr="007865AD">
        <w:rPr>
          <w:b/>
          <w:bCs/>
          <w:lang w:val="en-US"/>
        </w:rPr>
        <w:t>Description</w:t>
      </w:r>
      <w:r w:rsidRPr="007865AD">
        <w:rPr>
          <w:lang w:val="en-US"/>
        </w:rPr>
        <w:t xml:space="preserve">: </w:t>
      </w:r>
      <w:r w:rsidR="02DCE887" w:rsidRPr="007865AD">
        <w:rPr>
          <w:lang w:val="en-US"/>
        </w:rPr>
        <w:t xml:space="preserve">Provision Agents / MCP Servers through a SCIM extension. </w:t>
      </w:r>
    </w:p>
    <w:p w14:paraId="1CC2886C" w14:textId="0FC7BD10" w:rsidR="0AF32F13" w:rsidRPr="007865AD" w:rsidRDefault="1B855A2F" w:rsidP="00CF17D7">
      <w:pPr>
        <w:jc w:val="both"/>
        <w:rPr>
          <w:b/>
          <w:bCs/>
          <w:lang w:val="en-US"/>
        </w:rPr>
      </w:pPr>
      <w:commentRangeStart w:id="18"/>
      <w:r w:rsidRPr="007865AD">
        <w:rPr>
          <w:b/>
          <w:bCs/>
          <w:lang w:val="en-US"/>
        </w:rPr>
        <w:t>Discussion</w:t>
      </w:r>
      <w:commentRangeEnd w:id="18"/>
      <w:r w:rsidRPr="007865AD">
        <w:rPr>
          <w:rStyle w:val="Marquedecommentaire"/>
          <w:b/>
          <w:sz w:val="24"/>
          <w:szCs w:val="24"/>
          <w:lang w:val="en-US"/>
        </w:rPr>
        <w:commentReference w:id="18"/>
      </w:r>
      <w:r w:rsidRPr="007865AD">
        <w:rPr>
          <w:b/>
          <w:bCs/>
          <w:lang w:val="en-US"/>
        </w:rPr>
        <w:t>:</w:t>
      </w:r>
    </w:p>
    <w:tbl>
      <w:tblPr>
        <w:tblStyle w:val="Grilledutableau"/>
        <w:tblW w:w="0" w:type="auto"/>
        <w:tblLook w:val="06A0" w:firstRow="1" w:lastRow="0" w:firstColumn="1" w:lastColumn="0" w:noHBand="1" w:noVBand="1"/>
      </w:tblPr>
      <w:tblGrid>
        <w:gridCol w:w="2445"/>
        <w:gridCol w:w="4305"/>
        <w:gridCol w:w="2310"/>
      </w:tblGrid>
      <w:tr w:rsidR="49C77CB6" w:rsidRPr="007865AD" w14:paraId="63800B81" w14:textId="77777777" w:rsidTr="49C77CB6">
        <w:trPr>
          <w:trHeight w:val="300"/>
        </w:trPr>
        <w:tc>
          <w:tcPr>
            <w:tcW w:w="2445" w:type="dxa"/>
          </w:tcPr>
          <w:p w14:paraId="0FE86275" w14:textId="28C3ED50" w:rsidR="49C77CB6" w:rsidRPr="007865AD" w:rsidRDefault="49C77CB6" w:rsidP="49C77CB6">
            <w:pPr>
              <w:rPr>
                <w:b/>
                <w:bCs/>
                <w:lang w:val="en-US"/>
              </w:rPr>
            </w:pPr>
            <w:r w:rsidRPr="007865AD">
              <w:rPr>
                <w:b/>
                <w:bCs/>
                <w:lang w:val="en-US"/>
              </w:rPr>
              <w:t>Requirement</w:t>
            </w:r>
          </w:p>
        </w:tc>
        <w:tc>
          <w:tcPr>
            <w:tcW w:w="4305" w:type="dxa"/>
          </w:tcPr>
          <w:p w14:paraId="2F6AB24B" w14:textId="41EE277B" w:rsidR="49C77CB6" w:rsidRPr="007865AD" w:rsidRDefault="49C77CB6" w:rsidP="49C77CB6">
            <w:pPr>
              <w:rPr>
                <w:b/>
                <w:bCs/>
                <w:lang w:val="en-US"/>
              </w:rPr>
            </w:pPr>
            <w:r w:rsidRPr="007865AD">
              <w:rPr>
                <w:b/>
                <w:bCs/>
                <w:lang w:val="en-US"/>
              </w:rPr>
              <w:t>Met or Partially Met</w:t>
            </w:r>
          </w:p>
        </w:tc>
        <w:tc>
          <w:tcPr>
            <w:tcW w:w="2310" w:type="dxa"/>
          </w:tcPr>
          <w:p w14:paraId="3CA59B9D" w14:textId="4E1B0A24" w:rsidR="49C77CB6" w:rsidRPr="007865AD" w:rsidRDefault="49C77CB6" w:rsidP="49C77CB6">
            <w:pPr>
              <w:rPr>
                <w:b/>
                <w:bCs/>
                <w:lang w:val="en-US"/>
              </w:rPr>
            </w:pPr>
            <w:r w:rsidRPr="007865AD">
              <w:rPr>
                <w:b/>
                <w:bCs/>
                <w:lang w:val="en-US"/>
              </w:rPr>
              <w:t>Not Met</w:t>
            </w:r>
          </w:p>
        </w:tc>
      </w:tr>
      <w:tr w:rsidR="49C77CB6" w:rsidRPr="007865AD" w14:paraId="37362F88" w14:textId="77777777" w:rsidTr="49C77CB6">
        <w:trPr>
          <w:trHeight w:val="300"/>
        </w:trPr>
        <w:tc>
          <w:tcPr>
            <w:tcW w:w="2445" w:type="dxa"/>
          </w:tcPr>
          <w:p w14:paraId="36DAF030" w14:textId="12F7B5CA" w:rsidR="49C77CB6" w:rsidRPr="007865AD" w:rsidRDefault="49C77CB6" w:rsidP="49C77CB6">
            <w:pPr>
              <w:rPr>
                <w:sz w:val="20"/>
                <w:szCs w:val="20"/>
                <w:lang w:val="en-US"/>
              </w:rPr>
            </w:pPr>
            <w:r w:rsidRPr="007865AD">
              <w:rPr>
                <w:sz w:val="20"/>
                <w:szCs w:val="20"/>
                <w:lang w:val="en-US"/>
              </w:rPr>
              <w:t>Dynamic Identity for Agents and MCP Servers</w:t>
            </w:r>
          </w:p>
        </w:tc>
        <w:tc>
          <w:tcPr>
            <w:tcW w:w="4305" w:type="dxa"/>
          </w:tcPr>
          <w:p w14:paraId="2B922B5B" w14:textId="10FA2956" w:rsidR="620E883C" w:rsidRPr="007865AD" w:rsidRDefault="620E883C" w:rsidP="49C77CB6">
            <w:pPr>
              <w:rPr>
                <w:b/>
                <w:bCs/>
                <w:sz w:val="20"/>
                <w:szCs w:val="20"/>
                <w:lang w:val="en-US"/>
              </w:rPr>
            </w:pPr>
            <w:r w:rsidRPr="007865AD">
              <w:rPr>
                <w:b/>
                <w:bCs/>
                <w:sz w:val="20"/>
                <w:szCs w:val="20"/>
                <w:lang w:val="en-US"/>
              </w:rPr>
              <w:t>Partially Met</w:t>
            </w:r>
          </w:p>
          <w:p w14:paraId="756DCBB6" w14:textId="596679FB" w:rsidR="620E883C" w:rsidRPr="007865AD" w:rsidRDefault="620E883C" w:rsidP="49C77CB6">
            <w:pPr>
              <w:rPr>
                <w:lang w:val="en-US"/>
              </w:rPr>
            </w:pPr>
            <w:r w:rsidRPr="007865AD">
              <w:rPr>
                <w:sz w:val="18"/>
                <w:szCs w:val="18"/>
                <w:lang w:val="en-US"/>
              </w:rPr>
              <w:t>(SCIM support is limited and with constraints, example for Azure: “Subsequent syncs are triggered every 20-40 minutes”.)</w:t>
            </w:r>
          </w:p>
        </w:tc>
        <w:tc>
          <w:tcPr>
            <w:tcW w:w="2310" w:type="dxa"/>
          </w:tcPr>
          <w:p w14:paraId="01F80E1F" w14:textId="741161A9" w:rsidR="49C77CB6" w:rsidRPr="007865AD" w:rsidRDefault="49C77CB6" w:rsidP="49C77CB6">
            <w:pPr>
              <w:rPr>
                <w:b/>
                <w:bCs/>
                <w:lang w:val="en-US"/>
              </w:rPr>
            </w:pPr>
          </w:p>
        </w:tc>
      </w:tr>
      <w:tr w:rsidR="49C77CB6" w:rsidRPr="007865AD" w14:paraId="026E4964" w14:textId="77777777" w:rsidTr="49C77CB6">
        <w:trPr>
          <w:trHeight w:val="300"/>
        </w:trPr>
        <w:tc>
          <w:tcPr>
            <w:tcW w:w="2445" w:type="dxa"/>
          </w:tcPr>
          <w:p w14:paraId="40B30BB5" w14:textId="6D9F7B27" w:rsidR="49C77CB6" w:rsidRPr="007865AD" w:rsidRDefault="49C77CB6" w:rsidP="49C77CB6">
            <w:pPr>
              <w:rPr>
                <w:sz w:val="20"/>
                <w:szCs w:val="20"/>
                <w:lang w:val="en-US"/>
              </w:rPr>
            </w:pPr>
            <w:r w:rsidRPr="007865AD">
              <w:rPr>
                <w:sz w:val="20"/>
                <w:szCs w:val="20"/>
                <w:lang w:val="en-US"/>
              </w:rPr>
              <w:t>Interoperability Across Domains</w:t>
            </w:r>
          </w:p>
        </w:tc>
        <w:tc>
          <w:tcPr>
            <w:tcW w:w="4305" w:type="dxa"/>
          </w:tcPr>
          <w:p w14:paraId="100F1E6A" w14:textId="3279109C" w:rsidR="49C77CB6" w:rsidRPr="007865AD" w:rsidRDefault="49C77CB6" w:rsidP="49C77CB6">
            <w:pPr>
              <w:rPr>
                <w:b/>
                <w:bCs/>
                <w:sz w:val="20"/>
                <w:szCs w:val="20"/>
                <w:lang w:val="en-US"/>
              </w:rPr>
            </w:pPr>
            <w:r w:rsidRPr="007865AD">
              <w:rPr>
                <w:b/>
                <w:bCs/>
                <w:sz w:val="20"/>
                <w:szCs w:val="20"/>
                <w:lang w:val="en-US"/>
              </w:rPr>
              <w:t>Partially Met</w:t>
            </w:r>
          </w:p>
          <w:p w14:paraId="6A524094" w14:textId="25D89D55" w:rsidR="49C77CB6" w:rsidRPr="007865AD" w:rsidRDefault="49C77CB6" w:rsidP="49C77CB6">
            <w:pPr>
              <w:rPr>
                <w:sz w:val="18"/>
                <w:szCs w:val="18"/>
                <w:lang w:val="en-US"/>
              </w:rPr>
            </w:pPr>
            <w:r w:rsidRPr="007865AD">
              <w:rPr>
                <w:sz w:val="18"/>
                <w:szCs w:val="18"/>
                <w:lang w:val="en-US"/>
              </w:rPr>
              <w:t>(</w:t>
            </w:r>
            <w:r w:rsidR="770D0369" w:rsidRPr="007865AD">
              <w:rPr>
                <w:sz w:val="18"/>
                <w:szCs w:val="18"/>
                <w:lang w:val="en-US"/>
              </w:rPr>
              <w:t xml:space="preserve">SCIM is supported and schema </w:t>
            </w:r>
            <w:r w:rsidR="1EC54C92" w:rsidRPr="007865AD">
              <w:rPr>
                <w:sz w:val="18"/>
                <w:szCs w:val="18"/>
                <w:lang w:val="en-US"/>
              </w:rPr>
              <w:t>is well</w:t>
            </w:r>
            <w:r w:rsidR="770D0369" w:rsidRPr="007865AD">
              <w:rPr>
                <w:sz w:val="18"/>
                <w:szCs w:val="18"/>
                <w:lang w:val="en-US"/>
              </w:rPr>
              <w:t xml:space="preserve"> defined</w:t>
            </w:r>
            <w:r w:rsidRPr="007865AD">
              <w:rPr>
                <w:sz w:val="18"/>
                <w:szCs w:val="18"/>
                <w:lang w:val="en-US"/>
              </w:rPr>
              <w:t>)</w:t>
            </w:r>
          </w:p>
        </w:tc>
        <w:tc>
          <w:tcPr>
            <w:tcW w:w="2310" w:type="dxa"/>
          </w:tcPr>
          <w:p w14:paraId="0E7FEA56" w14:textId="741161A9" w:rsidR="49C77CB6" w:rsidRPr="007865AD" w:rsidRDefault="49C77CB6" w:rsidP="49C77CB6">
            <w:pPr>
              <w:rPr>
                <w:b/>
                <w:bCs/>
                <w:lang w:val="en-US"/>
              </w:rPr>
            </w:pPr>
          </w:p>
        </w:tc>
      </w:tr>
      <w:tr w:rsidR="49C77CB6" w:rsidRPr="007865AD" w14:paraId="495B86CE" w14:textId="77777777" w:rsidTr="49C77CB6">
        <w:trPr>
          <w:trHeight w:val="300"/>
        </w:trPr>
        <w:tc>
          <w:tcPr>
            <w:tcW w:w="2445" w:type="dxa"/>
          </w:tcPr>
          <w:p w14:paraId="7A72F2A1" w14:textId="66E9873A" w:rsidR="49C77CB6" w:rsidRPr="007865AD" w:rsidRDefault="49C77CB6" w:rsidP="49C77CB6">
            <w:pPr>
              <w:rPr>
                <w:sz w:val="20"/>
                <w:szCs w:val="20"/>
                <w:lang w:val="en-US"/>
              </w:rPr>
            </w:pPr>
            <w:r w:rsidRPr="007865AD">
              <w:rPr>
                <w:sz w:val="20"/>
                <w:szCs w:val="20"/>
                <w:lang w:val="en-US"/>
              </w:rPr>
              <w:t>Flexible Definition of Claims</w:t>
            </w:r>
          </w:p>
        </w:tc>
        <w:tc>
          <w:tcPr>
            <w:tcW w:w="4305" w:type="dxa"/>
          </w:tcPr>
          <w:p w14:paraId="6A18CF7F" w14:textId="75216C77" w:rsidR="50C0275A" w:rsidRPr="007865AD" w:rsidRDefault="50C0275A" w:rsidP="49C77CB6">
            <w:pPr>
              <w:rPr>
                <w:b/>
                <w:bCs/>
                <w:sz w:val="20"/>
                <w:szCs w:val="20"/>
                <w:lang w:val="en-US"/>
              </w:rPr>
            </w:pPr>
            <w:r w:rsidRPr="007865AD">
              <w:rPr>
                <w:b/>
                <w:bCs/>
                <w:sz w:val="20"/>
                <w:szCs w:val="20"/>
                <w:lang w:val="en-US"/>
              </w:rPr>
              <w:t>Met</w:t>
            </w:r>
          </w:p>
          <w:p w14:paraId="26AA67F7" w14:textId="5E600924" w:rsidR="50C0275A" w:rsidRPr="007865AD" w:rsidRDefault="50C0275A" w:rsidP="49C77CB6">
            <w:pPr>
              <w:rPr>
                <w:sz w:val="20"/>
                <w:szCs w:val="20"/>
                <w:lang w:val="en-US"/>
              </w:rPr>
            </w:pPr>
            <w:r w:rsidRPr="007865AD">
              <w:rPr>
                <w:sz w:val="20"/>
                <w:szCs w:val="20"/>
                <w:lang w:val="en-US"/>
              </w:rPr>
              <w:t>(Defined by the schema)</w:t>
            </w:r>
          </w:p>
        </w:tc>
        <w:tc>
          <w:tcPr>
            <w:tcW w:w="2310" w:type="dxa"/>
          </w:tcPr>
          <w:p w14:paraId="31436D4C" w14:textId="08615597" w:rsidR="49C77CB6" w:rsidRPr="007865AD" w:rsidRDefault="49C77CB6" w:rsidP="49C77CB6">
            <w:pPr>
              <w:rPr>
                <w:sz w:val="20"/>
                <w:szCs w:val="20"/>
                <w:lang w:val="en-US"/>
              </w:rPr>
            </w:pPr>
          </w:p>
        </w:tc>
      </w:tr>
      <w:tr w:rsidR="49C77CB6" w:rsidRPr="007865AD" w14:paraId="136AC146" w14:textId="77777777" w:rsidTr="49C77CB6">
        <w:trPr>
          <w:trHeight w:val="300"/>
        </w:trPr>
        <w:tc>
          <w:tcPr>
            <w:tcW w:w="2445" w:type="dxa"/>
          </w:tcPr>
          <w:p w14:paraId="4DB6AC34" w14:textId="08ECE3F0" w:rsidR="49C77CB6" w:rsidRPr="007865AD" w:rsidRDefault="49C77CB6" w:rsidP="49C77CB6">
            <w:pPr>
              <w:rPr>
                <w:sz w:val="20"/>
                <w:szCs w:val="20"/>
                <w:lang w:val="en-US"/>
              </w:rPr>
            </w:pPr>
            <w:r w:rsidRPr="007865AD">
              <w:rPr>
                <w:sz w:val="20"/>
                <w:szCs w:val="20"/>
                <w:lang w:val="en-US"/>
              </w:rPr>
              <w:t>Dynamic Management of Authorization Information</w:t>
            </w:r>
          </w:p>
        </w:tc>
        <w:tc>
          <w:tcPr>
            <w:tcW w:w="4305" w:type="dxa"/>
          </w:tcPr>
          <w:p w14:paraId="1EBED20B" w14:textId="10FA2956" w:rsidR="1C569DC0" w:rsidRPr="007865AD" w:rsidRDefault="1C569DC0" w:rsidP="49C77CB6">
            <w:pPr>
              <w:rPr>
                <w:b/>
                <w:bCs/>
                <w:sz w:val="20"/>
                <w:szCs w:val="20"/>
                <w:lang w:val="en-US"/>
              </w:rPr>
            </w:pPr>
            <w:r w:rsidRPr="007865AD">
              <w:rPr>
                <w:b/>
                <w:bCs/>
                <w:sz w:val="20"/>
                <w:szCs w:val="20"/>
                <w:lang w:val="en-US"/>
              </w:rPr>
              <w:t>Partially Met</w:t>
            </w:r>
          </w:p>
          <w:p w14:paraId="59CB97FC" w14:textId="5B787C71" w:rsidR="1C569DC0" w:rsidRPr="007865AD" w:rsidRDefault="1C569DC0" w:rsidP="49C77CB6">
            <w:pPr>
              <w:rPr>
                <w:lang w:val="en-US"/>
              </w:rPr>
            </w:pPr>
            <w:r w:rsidRPr="007865AD">
              <w:rPr>
                <w:sz w:val="18"/>
                <w:szCs w:val="18"/>
                <w:lang w:val="en-US"/>
              </w:rPr>
              <w:t>(SCIM support is limited and with constraints, example for Azure: “Subsequent syncs are triggered every 20-40 minutes”.)</w:t>
            </w:r>
          </w:p>
        </w:tc>
        <w:tc>
          <w:tcPr>
            <w:tcW w:w="2310" w:type="dxa"/>
          </w:tcPr>
          <w:p w14:paraId="39765B79" w14:textId="5FECFF19" w:rsidR="49C77CB6" w:rsidRPr="007865AD" w:rsidRDefault="49C77CB6" w:rsidP="49C77CB6">
            <w:pPr>
              <w:rPr>
                <w:sz w:val="20"/>
                <w:szCs w:val="20"/>
                <w:lang w:val="en-US"/>
              </w:rPr>
            </w:pPr>
          </w:p>
        </w:tc>
      </w:tr>
      <w:tr w:rsidR="49C77CB6" w:rsidRPr="007865AD" w14:paraId="53E4DB46" w14:textId="77777777" w:rsidTr="49C77CB6">
        <w:trPr>
          <w:trHeight w:val="300"/>
        </w:trPr>
        <w:tc>
          <w:tcPr>
            <w:tcW w:w="2445" w:type="dxa"/>
          </w:tcPr>
          <w:p w14:paraId="1147E98D" w14:textId="2DBA60CD" w:rsidR="49C77CB6" w:rsidRPr="007865AD" w:rsidRDefault="49C77CB6" w:rsidP="49C77CB6">
            <w:pPr>
              <w:rPr>
                <w:sz w:val="20"/>
                <w:szCs w:val="20"/>
                <w:lang w:val="en-US"/>
              </w:rPr>
            </w:pPr>
            <w:r w:rsidRPr="007865AD">
              <w:rPr>
                <w:sz w:val="20"/>
                <w:szCs w:val="20"/>
                <w:lang w:val="en-US"/>
              </w:rPr>
              <w:t>Security and Privacy</w:t>
            </w:r>
          </w:p>
        </w:tc>
        <w:tc>
          <w:tcPr>
            <w:tcW w:w="4305" w:type="dxa"/>
          </w:tcPr>
          <w:p w14:paraId="1CB744DF" w14:textId="46DB033F" w:rsidR="1364C69E" w:rsidRPr="007865AD" w:rsidRDefault="1364C69E" w:rsidP="49C77CB6">
            <w:pPr>
              <w:rPr>
                <w:b/>
                <w:bCs/>
                <w:sz w:val="20"/>
                <w:szCs w:val="20"/>
                <w:lang w:val="en-US"/>
              </w:rPr>
            </w:pPr>
            <w:r w:rsidRPr="007865AD">
              <w:rPr>
                <w:b/>
                <w:bCs/>
                <w:sz w:val="20"/>
                <w:szCs w:val="20"/>
                <w:lang w:val="en-US"/>
              </w:rPr>
              <w:t xml:space="preserve">Partially </w:t>
            </w:r>
            <w:r w:rsidR="1F289B87" w:rsidRPr="007865AD">
              <w:rPr>
                <w:b/>
                <w:bCs/>
                <w:sz w:val="20"/>
                <w:szCs w:val="20"/>
                <w:lang w:val="en-US"/>
              </w:rPr>
              <w:t>Met</w:t>
            </w:r>
          </w:p>
          <w:p w14:paraId="76BFBD27" w14:textId="727947FE" w:rsidR="1F289B87" w:rsidRPr="007865AD" w:rsidRDefault="1F289B87" w:rsidP="49C77CB6">
            <w:pPr>
              <w:rPr>
                <w:sz w:val="20"/>
                <w:szCs w:val="20"/>
                <w:lang w:val="en-US"/>
              </w:rPr>
            </w:pPr>
            <w:r w:rsidRPr="007865AD">
              <w:rPr>
                <w:sz w:val="20"/>
                <w:szCs w:val="20"/>
                <w:lang w:val="en-US"/>
              </w:rPr>
              <w:t>(</w:t>
            </w:r>
            <w:r w:rsidR="17027A06" w:rsidRPr="007865AD">
              <w:rPr>
                <w:sz w:val="20"/>
                <w:szCs w:val="20"/>
                <w:lang w:val="en-US"/>
              </w:rPr>
              <w:t>A schema is defined but Selective Disclosure not supported</w:t>
            </w:r>
            <w:r w:rsidRPr="007865AD">
              <w:rPr>
                <w:sz w:val="20"/>
                <w:szCs w:val="20"/>
                <w:lang w:val="en-US"/>
              </w:rPr>
              <w:t>)</w:t>
            </w:r>
          </w:p>
        </w:tc>
        <w:tc>
          <w:tcPr>
            <w:tcW w:w="2310" w:type="dxa"/>
          </w:tcPr>
          <w:p w14:paraId="5B9BC884" w14:textId="7FA3ADAC" w:rsidR="49C77CB6" w:rsidRPr="007865AD" w:rsidRDefault="49C77CB6" w:rsidP="49C77CB6">
            <w:pPr>
              <w:rPr>
                <w:sz w:val="20"/>
                <w:szCs w:val="20"/>
                <w:lang w:val="en-US"/>
              </w:rPr>
            </w:pPr>
          </w:p>
        </w:tc>
      </w:tr>
      <w:tr w:rsidR="49C77CB6" w:rsidRPr="007865AD" w14:paraId="1E7D7731" w14:textId="77777777" w:rsidTr="49C77CB6">
        <w:trPr>
          <w:trHeight w:val="300"/>
        </w:trPr>
        <w:tc>
          <w:tcPr>
            <w:tcW w:w="2445" w:type="dxa"/>
          </w:tcPr>
          <w:p w14:paraId="7C418AFB" w14:textId="236083DF" w:rsidR="49C77CB6" w:rsidRPr="007865AD" w:rsidRDefault="49C77CB6" w:rsidP="49C77CB6">
            <w:pPr>
              <w:rPr>
                <w:sz w:val="20"/>
                <w:szCs w:val="20"/>
                <w:lang w:val="en-US"/>
              </w:rPr>
            </w:pPr>
            <w:r w:rsidRPr="007865AD">
              <w:rPr>
                <w:sz w:val="20"/>
                <w:szCs w:val="20"/>
                <w:lang w:val="en-US"/>
              </w:rPr>
              <w:t>Compliance and Auditability</w:t>
            </w:r>
          </w:p>
        </w:tc>
        <w:tc>
          <w:tcPr>
            <w:tcW w:w="4305" w:type="dxa"/>
          </w:tcPr>
          <w:p w14:paraId="6B3388E5" w14:textId="4782989A" w:rsidR="741F4CF5" w:rsidRPr="007865AD" w:rsidRDefault="741F4CF5" w:rsidP="49C77CB6">
            <w:pPr>
              <w:rPr>
                <w:b/>
                <w:bCs/>
                <w:sz w:val="20"/>
                <w:szCs w:val="20"/>
                <w:lang w:val="en-US"/>
              </w:rPr>
            </w:pPr>
            <w:r w:rsidRPr="007865AD">
              <w:rPr>
                <w:b/>
                <w:bCs/>
                <w:sz w:val="20"/>
                <w:szCs w:val="20"/>
                <w:lang w:val="en-US"/>
              </w:rPr>
              <w:t>Partially Met</w:t>
            </w:r>
          </w:p>
          <w:p w14:paraId="495034FF" w14:textId="1F190D86" w:rsidR="741F4CF5" w:rsidRPr="007865AD" w:rsidRDefault="741F4CF5" w:rsidP="49C77CB6">
            <w:pPr>
              <w:rPr>
                <w:sz w:val="20"/>
                <w:szCs w:val="20"/>
                <w:lang w:val="en-US"/>
              </w:rPr>
            </w:pPr>
            <w:r w:rsidRPr="007865AD">
              <w:rPr>
                <w:sz w:val="20"/>
                <w:szCs w:val="20"/>
                <w:lang w:val="en-US"/>
              </w:rPr>
              <w:t>(Claims are shared, APIs are auditable, but no regulatory standards are defined for the schema)</w:t>
            </w:r>
          </w:p>
        </w:tc>
        <w:tc>
          <w:tcPr>
            <w:tcW w:w="2310" w:type="dxa"/>
          </w:tcPr>
          <w:p w14:paraId="2A85136D" w14:textId="7A4A810F" w:rsidR="49C77CB6" w:rsidRPr="007865AD" w:rsidRDefault="49C77CB6" w:rsidP="49C77CB6">
            <w:pPr>
              <w:rPr>
                <w:b/>
                <w:bCs/>
                <w:sz w:val="20"/>
                <w:szCs w:val="20"/>
                <w:lang w:val="en-US"/>
              </w:rPr>
            </w:pPr>
          </w:p>
        </w:tc>
      </w:tr>
    </w:tbl>
    <w:p w14:paraId="744ECA46" w14:textId="217CEE16" w:rsidR="49C77CB6" w:rsidRPr="007865AD" w:rsidRDefault="49C77CB6" w:rsidP="49C77CB6">
      <w:pPr>
        <w:jc w:val="both"/>
        <w:rPr>
          <w:b/>
          <w:bCs/>
          <w:lang w:val="en-US"/>
        </w:rPr>
      </w:pPr>
    </w:p>
    <w:p w14:paraId="1678F969" w14:textId="79BCE7C0" w:rsidR="45DAA9CB" w:rsidRPr="007865AD" w:rsidRDefault="45DAA9CB" w:rsidP="49C77CB6">
      <w:pPr>
        <w:pStyle w:val="Titre2"/>
        <w:jc w:val="both"/>
        <w:rPr>
          <w:lang w:val="en-US"/>
        </w:rPr>
      </w:pPr>
    </w:p>
    <w:p w14:paraId="10B646FF" w14:textId="6BC5A767" w:rsidR="45DAA9CB" w:rsidRPr="007865AD" w:rsidRDefault="53734388" w:rsidP="49C77CB6">
      <w:pPr>
        <w:rPr>
          <w:lang w:val="en-US"/>
        </w:rPr>
      </w:pPr>
      <w:r w:rsidRPr="007865AD">
        <w:rPr>
          <w:lang w:val="en-US"/>
        </w:rPr>
        <w:br w:type="page"/>
      </w:r>
    </w:p>
    <w:p w14:paraId="3A4F1FF1" w14:textId="46869683" w:rsidR="45DAA9CB" w:rsidRPr="007865AD" w:rsidRDefault="53734388" w:rsidP="007865AD">
      <w:pPr>
        <w:pStyle w:val="Titre3"/>
        <w:rPr>
          <w:b/>
          <w:bCs/>
          <w:lang w:val="en-US"/>
        </w:rPr>
      </w:pPr>
      <w:bookmarkStart w:id="19" w:name="_Toc216703602"/>
      <w:r w:rsidRPr="007865AD">
        <w:rPr>
          <w:lang w:val="en-US"/>
        </w:rPr>
        <w:lastRenderedPageBreak/>
        <w:t>Solution Approach 3: Client-ID Meta</w:t>
      </w:r>
      <w:r w:rsidR="27760106" w:rsidRPr="007865AD">
        <w:rPr>
          <w:lang w:val="en-US"/>
        </w:rPr>
        <w:t>d</w:t>
      </w:r>
      <w:r w:rsidRPr="007865AD">
        <w:rPr>
          <w:lang w:val="en-US"/>
        </w:rPr>
        <w:t>ata</w:t>
      </w:r>
      <w:bookmarkEnd w:id="19"/>
    </w:p>
    <w:p w14:paraId="47EF7925" w14:textId="3EB4A201" w:rsidR="482F4F94" w:rsidRPr="007865AD" w:rsidRDefault="287AD7A9" w:rsidP="49C77CB6">
      <w:pPr>
        <w:jc w:val="both"/>
        <w:rPr>
          <w:lang w:val="en-US"/>
        </w:rPr>
      </w:pPr>
      <w:r w:rsidRPr="007865AD">
        <w:rPr>
          <w:b/>
          <w:bCs/>
          <w:lang w:val="en-US"/>
        </w:rPr>
        <w:t>Description</w:t>
      </w:r>
      <w:r w:rsidRPr="007865AD">
        <w:rPr>
          <w:lang w:val="en-US"/>
        </w:rPr>
        <w:t xml:space="preserve">: </w:t>
      </w:r>
      <w:r w:rsidR="57908886" w:rsidRPr="007865AD">
        <w:rPr>
          <w:lang w:val="en-US"/>
        </w:rPr>
        <w:t>Client ID Metadata</w:t>
      </w:r>
      <w:r w:rsidR="72E0AEED" w:rsidRPr="007865AD">
        <w:rPr>
          <w:lang w:val="en-US"/>
        </w:rPr>
        <w:t xml:space="preserve"> (https://datatracker.ietf.org/doc/draft-ietf-oauth-client-id-metadata-document)</w:t>
      </w:r>
      <w:r w:rsidR="57908886" w:rsidRPr="007865AD">
        <w:rPr>
          <w:lang w:val="en-US"/>
        </w:rPr>
        <w:t xml:space="preserve"> is a method for OAuth clients to identify themselves using a URL, which points to a JSON file containing their</w:t>
      </w:r>
      <w:r w:rsidR="3F1F253E" w:rsidRPr="007865AD">
        <w:rPr>
          <w:lang w:val="en-US"/>
        </w:rPr>
        <w:t xml:space="preserve"> OAuth</w:t>
      </w:r>
      <w:r w:rsidR="57908886" w:rsidRPr="007865AD">
        <w:rPr>
          <w:lang w:val="en-US"/>
        </w:rPr>
        <w:t xml:space="preserve"> metadata. Instead of requiring pre-registration, an authorization server can fetch this JSON document at the client's provided URL to </w:t>
      </w:r>
      <w:r w:rsidR="363FDBC7" w:rsidRPr="007865AD">
        <w:rPr>
          <w:lang w:val="en-US"/>
        </w:rPr>
        <w:t>provision the identity.</w:t>
      </w:r>
      <w:ins w:id="20" w:author="Frank Brockners (fbrockne)" w:date="2025-12-15T11:43:00Z">
        <w:r w:rsidR="29728E4C" w:rsidRPr="007865AD">
          <w:rPr>
            <w:lang w:val="en-US"/>
          </w:rPr>
          <w:t xml:space="preserve"> </w:t>
        </w:r>
      </w:ins>
    </w:p>
    <w:p w14:paraId="6C61B1EC" w14:textId="7AC0437C" w:rsidR="482F4F94" w:rsidRPr="007865AD" w:rsidRDefault="287AD7A9" w:rsidP="00CF17D7">
      <w:pPr>
        <w:jc w:val="both"/>
        <w:rPr>
          <w:b/>
          <w:bCs/>
          <w:lang w:val="en-US"/>
        </w:rPr>
      </w:pPr>
      <w:r w:rsidRPr="007865AD">
        <w:rPr>
          <w:b/>
          <w:bCs/>
          <w:lang w:val="en-US"/>
        </w:rPr>
        <w:t>Discussion:</w:t>
      </w:r>
    </w:p>
    <w:tbl>
      <w:tblPr>
        <w:tblStyle w:val="Grilledutableau"/>
        <w:tblW w:w="0" w:type="auto"/>
        <w:tblLook w:val="06A0" w:firstRow="1" w:lastRow="0" w:firstColumn="1" w:lastColumn="0" w:noHBand="1" w:noVBand="1"/>
      </w:tblPr>
      <w:tblGrid>
        <w:gridCol w:w="2445"/>
        <w:gridCol w:w="4305"/>
        <w:gridCol w:w="2310"/>
      </w:tblGrid>
      <w:tr w:rsidR="49C77CB6" w:rsidRPr="007865AD" w14:paraId="5F8C7896" w14:textId="77777777" w:rsidTr="49C77CB6">
        <w:trPr>
          <w:trHeight w:val="300"/>
        </w:trPr>
        <w:tc>
          <w:tcPr>
            <w:tcW w:w="2445" w:type="dxa"/>
          </w:tcPr>
          <w:p w14:paraId="75A557BF" w14:textId="28C3ED50" w:rsidR="49C77CB6" w:rsidRPr="007865AD" w:rsidRDefault="49C77CB6" w:rsidP="49C77CB6">
            <w:pPr>
              <w:rPr>
                <w:b/>
                <w:bCs/>
                <w:lang w:val="en-US"/>
              </w:rPr>
            </w:pPr>
            <w:r w:rsidRPr="007865AD">
              <w:rPr>
                <w:b/>
                <w:bCs/>
                <w:lang w:val="en-US"/>
              </w:rPr>
              <w:t>Requirement</w:t>
            </w:r>
          </w:p>
        </w:tc>
        <w:tc>
          <w:tcPr>
            <w:tcW w:w="4305" w:type="dxa"/>
          </w:tcPr>
          <w:p w14:paraId="7A076055" w14:textId="41EE277B" w:rsidR="49C77CB6" w:rsidRPr="007865AD" w:rsidRDefault="49C77CB6" w:rsidP="49C77CB6">
            <w:pPr>
              <w:rPr>
                <w:b/>
                <w:bCs/>
                <w:lang w:val="en-US"/>
              </w:rPr>
            </w:pPr>
            <w:r w:rsidRPr="007865AD">
              <w:rPr>
                <w:b/>
                <w:bCs/>
                <w:lang w:val="en-US"/>
              </w:rPr>
              <w:t>Met or Partially Met</w:t>
            </w:r>
          </w:p>
        </w:tc>
        <w:tc>
          <w:tcPr>
            <w:tcW w:w="2310" w:type="dxa"/>
          </w:tcPr>
          <w:p w14:paraId="542CA3CE" w14:textId="4E1B0A24" w:rsidR="49C77CB6" w:rsidRPr="007865AD" w:rsidRDefault="49C77CB6" w:rsidP="49C77CB6">
            <w:pPr>
              <w:rPr>
                <w:b/>
                <w:bCs/>
                <w:lang w:val="en-US"/>
              </w:rPr>
            </w:pPr>
            <w:r w:rsidRPr="007865AD">
              <w:rPr>
                <w:b/>
                <w:bCs/>
                <w:lang w:val="en-US"/>
              </w:rPr>
              <w:t>Not Met</w:t>
            </w:r>
          </w:p>
        </w:tc>
      </w:tr>
      <w:tr w:rsidR="49C77CB6" w:rsidRPr="007865AD" w14:paraId="6CDC254F" w14:textId="77777777" w:rsidTr="49C77CB6">
        <w:trPr>
          <w:trHeight w:val="300"/>
        </w:trPr>
        <w:tc>
          <w:tcPr>
            <w:tcW w:w="2445" w:type="dxa"/>
          </w:tcPr>
          <w:p w14:paraId="2B5741FA" w14:textId="12F7B5CA" w:rsidR="49C77CB6" w:rsidRPr="007865AD" w:rsidRDefault="49C77CB6" w:rsidP="49C77CB6">
            <w:pPr>
              <w:rPr>
                <w:sz w:val="20"/>
                <w:szCs w:val="20"/>
                <w:lang w:val="en-US"/>
              </w:rPr>
            </w:pPr>
            <w:r w:rsidRPr="007865AD">
              <w:rPr>
                <w:sz w:val="20"/>
                <w:szCs w:val="20"/>
                <w:lang w:val="en-US"/>
              </w:rPr>
              <w:t>Dynamic Identity for Agents and MCP Servers</w:t>
            </w:r>
          </w:p>
        </w:tc>
        <w:tc>
          <w:tcPr>
            <w:tcW w:w="4305" w:type="dxa"/>
          </w:tcPr>
          <w:p w14:paraId="4119B68D" w14:textId="1F751935" w:rsidR="49C77CB6" w:rsidRPr="007865AD" w:rsidRDefault="49C77CB6" w:rsidP="49C77CB6">
            <w:pPr>
              <w:rPr>
                <w:b/>
                <w:bCs/>
                <w:sz w:val="20"/>
                <w:szCs w:val="20"/>
                <w:lang w:val="en-US"/>
              </w:rPr>
            </w:pPr>
            <w:r w:rsidRPr="007865AD">
              <w:rPr>
                <w:b/>
                <w:bCs/>
                <w:sz w:val="20"/>
                <w:szCs w:val="20"/>
                <w:lang w:val="en-US"/>
              </w:rPr>
              <w:t>Met</w:t>
            </w:r>
          </w:p>
        </w:tc>
        <w:tc>
          <w:tcPr>
            <w:tcW w:w="2310" w:type="dxa"/>
          </w:tcPr>
          <w:p w14:paraId="62D586C3" w14:textId="741161A9" w:rsidR="49C77CB6" w:rsidRPr="007865AD" w:rsidRDefault="49C77CB6" w:rsidP="49C77CB6">
            <w:pPr>
              <w:rPr>
                <w:b/>
                <w:bCs/>
                <w:lang w:val="en-US"/>
              </w:rPr>
            </w:pPr>
          </w:p>
        </w:tc>
      </w:tr>
      <w:tr w:rsidR="49C77CB6" w:rsidRPr="007865AD" w14:paraId="25DAB1B3" w14:textId="77777777" w:rsidTr="49C77CB6">
        <w:trPr>
          <w:trHeight w:val="300"/>
        </w:trPr>
        <w:tc>
          <w:tcPr>
            <w:tcW w:w="2445" w:type="dxa"/>
          </w:tcPr>
          <w:p w14:paraId="27455F1C" w14:textId="6D9F7B27" w:rsidR="49C77CB6" w:rsidRPr="007865AD" w:rsidRDefault="49C77CB6" w:rsidP="49C77CB6">
            <w:pPr>
              <w:rPr>
                <w:sz w:val="20"/>
                <w:szCs w:val="20"/>
                <w:lang w:val="en-US"/>
              </w:rPr>
            </w:pPr>
            <w:r w:rsidRPr="007865AD">
              <w:rPr>
                <w:sz w:val="20"/>
                <w:szCs w:val="20"/>
                <w:lang w:val="en-US"/>
              </w:rPr>
              <w:t>Interoperability Across Domains</w:t>
            </w:r>
          </w:p>
        </w:tc>
        <w:tc>
          <w:tcPr>
            <w:tcW w:w="4305" w:type="dxa"/>
          </w:tcPr>
          <w:p w14:paraId="2CD91E70" w14:textId="336AA062" w:rsidR="49C77CB6" w:rsidRPr="007865AD" w:rsidRDefault="49C77CB6" w:rsidP="49C77CB6">
            <w:pPr>
              <w:rPr>
                <w:b/>
                <w:bCs/>
                <w:sz w:val="20"/>
                <w:szCs w:val="20"/>
                <w:lang w:val="en-US"/>
              </w:rPr>
            </w:pPr>
            <w:r w:rsidRPr="007865AD">
              <w:rPr>
                <w:b/>
                <w:bCs/>
                <w:sz w:val="20"/>
                <w:szCs w:val="20"/>
                <w:lang w:val="en-US"/>
              </w:rPr>
              <w:t>Met</w:t>
            </w:r>
          </w:p>
        </w:tc>
        <w:tc>
          <w:tcPr>
            <w:tcW w:w="2310" w:type="dxa"/>
          </w:tcPr>
          <w:p w14:paraId="3EA4A883" w14:textId="741161A9" w:rsidR="49C77CB6" w:rsidRPr="007865AD" w:rsidRDefault="49C77CB6" w:rsidP="49C77CB6">
            <w:pPr>
              <w:rPr>
                <w:b/>
                <w:bCs/>
                <w:lang w:val="en-US"/>
              </w:rPr>
            </w:pPr>
          </w:p>
        </w:tc>
      </w:tr>
      <w:tr w:rsidR="49C77CB6" w:rsidRPr="007865AD" w14:paraId="06C47491" w14:textId="77777777" w:rsidTr="49C77CB6">
        <w:trPr>
          <w:trHeight w:val="300"/>
        </w:trPr>
        <w:tc>
          <w:tcPr>
            <w:tcW w:w="2445" w:type="dxa"/>
          </w:tcPr>
          <w:p w14:paraId="380CAAB2" w14:textId="41D4DFCC" w:rsidR="49C77CB6" w:rsidRPr="007865AD" w:rsidRDefault="49C77CB6" w:rsidP="49C77CB6">
            <w:pPr>
              <w:rPr>
                <w:sz w:val="20"/>
                <w:szCs w:val="20"/>
                <w:lang w:val="en-US"/>
              </w:rPr>
            </w:pPr>
            <w:r w:rsidRPr="007865AD">
              <w:rPr>
                <w:sz w:val="20"/>
                <w:szCs w:val="20"/>
                <w:lang w:val="en-US"/>
              </w:rPr>
              <w:t>Flexible Definition of Claims</w:t>
            </w:r>
          </w:p>
        </w:tc>
        <w:tc>
          <w:tcPr>
            <w:tcW w:w="4305" w:type="dxa"/>
          </w:tcPr>
          <w:p w14:paraId="072AC07E" w14:textId="126B7F2C" w:rsidR="49C77CB6" w:rsidRPr="007865AD" w:rsidRDefault="49C77CB6" w:rsidP="49C77CB6">
            <w:pPr>
              <w:rPr>
                <w:sz w:val="20"/>
                <w:szCs w:val="20"/>
                <w:lang w:val="en-US"/>
              </w:rPr>
            </w:pPr>
          </w:p>
        </w:tc>
        <w:tc>
          <w:tcPr>
            <w:tcW w:w="2310" w:type="dxa"/>
          </w:tcPr>
          <w:p w14:paraId="58A554AD" w14:textId="2D1820C6" w:rsidR="1CFAB235" w:rsidRPr="007865AD" w:rsidRDefault="1CFAB235" w:rsidP="49C77CB6">
            <w:pPr>
              <w:rPr>
                <w:b/>
                <w:bCs/>
                <w:sz w:val="20"/>
                <w:szCs w:val="20"/>
                <w:lang w:val="en-US"/>
              </w:rPr>
            </w:pPr>
            <w:r w:rsidRPr="007865AD">
              <w:rPr>
                <w:b/>
                <w:bCs/>
                <w:sz w:val="20"/>
                <w:szCs w:val="20"/>
                <w:lang w:val="en-US"/>
              </w:rPr>
              <w:t>Not Met</w:t>
            </w:r>
            <w:r w:rsidR="5575C19A" w:rsidRPr="007865AD">
              <w:rPr>
                <w:b/>
                <w:bCs/>
                <w:sz w:val="20"/>
                <w:szCs w:val="20"/>
                <w:lang w:val="en-US"/>
              </w:rPr>
              <w:t>*</w:t>
            </w:r>
          </w:p>
          <w:p w14:paraId="3852E419" w14:textId="776689F8" w:rsidR="1CFAB235" w:rsidRPr="007865AD" w:rsidRDefault="1CFAB235" w:rsidP="49C77CB6">
            <w:pPr>
              <w:rPr>
                <w:sz w:val="20"/>
                <w:szCs w:val="20"/>
                <w:lang w:val="en-US"/>
              </w:rPr>
            </w:pPr>
            <w:r w:rsidRPr="007865AD">
              <w:rPr>
                <w:sz w:val="20"/>
                <w:szCs w:val="20"/>
                <w:lang w:val="en-US"/>
              </w:rPr>
              <w:t>(</w:t>
            </w:r>
            <w:proofErr w:type="spellStart"/>
            <w:r w:rsidRPr="007865AD">
              <w:rPr>
                <w:sz w:val="20"/>
                <w:szCs w:val="20"/>
                <w:lang w:val="en-US"/>
              </w:rPr>
              <w:t>client_id</w:t>
            </w:r>
            <w:proofErr w:type="spellEnd"/>
            <w:r w:rsidRPr="007865AD">
              <w:rPr>
                <w:sz w:val="20"/>
                <w:szCs w:val="20"/>
                <w:lang w:val="en-US"/>
              </w:rPr>
              <w:t xml:space="preserve"> is common, all the rest is limited to OAuth2 claims)</w:t>
            </w:r>
          </w:p>
          <w:p w14:paraId="78727841" w14:textId="54FF2C43" w:rsidR="49C77CB6" w:rsidRPr="007865AD" w:rsidRDefault="49C77CB6" w:rsidP="49C77CB6">
            <w:pPr>
              <w:rPr>
                <w:sz w:val="20"/>
                <w:szCs w:val="20"/>
                <w:lang w:val="en-US"/>
              </w:rPr>
            </w:pPr>
          </w:p>
        </w:tc>
      </w:tr>
      <w:tr w:rsidR="49C77CB6" w:rsidRPr="007865AD" w14:paraId="2D66D432" w14:textId="77777777" w:rsidTr="49C77CB6">
        <w:trPr>
          <w:trHeight w:val="300"/>
        </w:trPr>
        <w:tc>
          <w:tcPr>
            <w:tcW w:w="2445" w:type="dxa"/>
          </w:tcPr>
          <w:p w14:paraId="66938CB0" w14:textId="08ECE3F0" w:rsidR="49C77CB6" w:rsidRPr="007865AD" w:rsidRDefault="49C77CB6" w:rsidP="49C77CB6">
            <w:pPr>
              <w:rPr>
                <w:sz w:val="20"/>
                <w:szCs w:val="20"/>
                <w:lang w:val="en-US"/>
              </w:rPr>
            </w:pPr>
            <w:r w:rsidRPr="007865AD">
              <w:rPr>
                <w:sz w:val="20"/>
                <w:szCs w:val="20"/>
                <w:lang w:val="en-US"/>
              </w:rPr>
              <w:t>Dynamic Management of Authorization Information</w:t>
            </w:r>
          </w:p>
        </w:tc>
        <w:tc>
          <w:tcPr>
            <w:tcW w:w="4305" w:type="dxa"/>
          </w:tcPr>
          <w:p w14:paraId="15A296A8" w14:textId="2CB0725E" w:rsidR="49C77CB6" w:rsidRPr="007865AD" w:rsidRDefault="49C77CB6" w:rsidP="49C77CB6">
            <w:pPr>
              <w:rPr>
                <w:b/>
                <w:bCs/>
                <w:sz w:val="20"/>
                <w:szCs w:val="20"/>
                <w:lang w:val="en-US"/>
              </w:rPr>
            </w:pPr>
            <w:r w:rsidRPr="007865AD">
              <w:rPr>
                <w:b/>
                <w:bCs/>
                <w:sz w:val="20"/>
                <w:szCs w:val="20"/>
                <w:lang w:val="en-US"/>
              </w:rPr>
              <w:t>Met</w:t>
            </w:r>
          </w:p>
        </w:tc>
        <w:tc>
          <w:tcPr>
            <w:tcW w:w="2310" w:type="dxa"/>
          </w:tcPr>
          <w:p w14:paraId="2F4DBDB2" w14:textId="5FECFF19" w:rsidR="49C77CB6" w:rsidRPr="007865AD" w:rsidRDefault="49C77CB6" w:rsidP="49C77CB6">
            <w:pPr>
              <w:rPr>
                <w:sz w:val="20"/>
                <w:szCs w:val="20"/>
                <w:lang w:val="en-US"/>
              </w:rPr>
            </w:pPr>
          </w:p>
        </w:tc>
      </w:tr>
      <w:tr w:rsidR="49C77CB6" w:rsidRPr="007865AD" w14:paraId="7BD80C7D" w14:textId="77777777" w:rsidTr="49C77CB6">
        <w:trPr>
          <w:trHeight w:val="300"/>
        </w:trPr>
        <w:tc>
          <w:tcPr>
            <w:tcW w:w="2445" w:type="dxa"/>
          </w:tcPr>
          <w:p w14:paraId="411688DA" w14:textId="6B7A6703" w:rsidR="49C77CB6" w:rsidRPr="007865AD" w:rsidRDefault="49C77CB6" w:rsidP="49C77CB6">
            <w:pPr>
              <w:rPr>
                <w:sz w:val="20"/>
                <w:szCs w:val="20"/>
                <w:lang w:val="en-US"/>
              </w:rPr>
            </w:pPr>
            <w:r w:rsidRPr="007865AD">
              <w:rPr>
                <w:sz w:val="20"/>
                <w:szCs w:val="20"/>
                <w:lang w:val="en-US"/>
              </w:rPr>
              <w:t>Security and Privacy</w:t>
            </w:r>
          </w:p>
        </w:tc>
        <w:tc>
          <w:tcPr>
            <w:tcW w:w="4305" w:type="dxa"/>
          </w:tcPr>
          <w:p w14:paraId="441F3245" w14:textId="58080D18" w:rsidR="49C77CB6" w:rsidRPr="007865AD" w:rsidRDefault="49C77CB6" w:rsidP="49C77CB6">
            <w:pPr>
              <w:rPr>
                <w:b/>
                <w:bCs/>
                <w:sz w:val="20"/>
                <w:szCs w:val="20"/>
                <w:lang w:val="en-US"/>
              </w:rPr>
            </w:pPr>
            <w:r w:rsidRPr="007865AD">
              <w:rPr>
                <w:b/>
                <w:bCs/>
                <w:sz w:val="20"/>
                <w:szCs w:val="20"/>
                <w:lang w:val="en-US"/>
              </w:rPr>
              <w:t>Partially Met</w:t>
            </w:r>
            <w:r w:rsidR="00BE996A" w:rsidRPr="007865AD">
              <w:rPr>
                <w:b/>
                <w:bCs/>
                <w:sz w:val="20"/>
                <w:szCs w:val="20"/>
                <w:lang w:val="en-US"/>
              </w:rPr>
              <w:t>**</w:t>
            </w:r>
          </w:p>
          <w:p w14:paraId="296A2872" w14:textId="727947FE" w:rsidR="49C77CB6" w:rsidRPr="007865AD" w:rsidRDefault="49C77CB6" w:rsidP="49C77CB6">
            <w:pPr>
              <w:rPr>
                <w:sz w:val="20"/>
                <w:szCs w:val="20"/>
                <w:lang w:val="en-US"/>
              </w:rPr>
            </w:pPr>
            <w:r w:rsidRPr="007865AD">
              <w:rPr>
                <w:sz w:val="20"/>
                <w:szCs w:val="20"/>
                <w:lang w:val="en-US"/>
              </w:rPr>
              <w:t>(A schema is defined but Selective Disclosure not supported)</w:t>
            </w:r>
          </w:p>
        </w:tc>
        <w:tc>
          <w:tcPr>
            <w:tcW w:w="2310" w:type="dxa"/>
          </w:tcPr>
          <w:p w14:paraId="5241120A" w14:textId="7FA3ADAC" w:rsidR="49C77CB6" w:rsidRPr="007865AD" w:rsidRDefault="49C77CB6" w:rsidP="49C77CB6">
            <w:pPr>
              <w:rPr>
                <w:sz w:val="20"/>
                <w:szCs w:val="20"/>
                <w:lang w:val="en-US"/>
              </w:rPr>
            </w:pPr>
          </w:p>
        </w:tc>
      </w:tr>
      <w:tr w:rsidR="49C77CB6" w:rsidRPr="007865AD" w14:paraId="03ADE1A8" w14:textId="77777777" w:rsidTr="49C77CB6">
        <w:trPr>
          <w:trHeight w:val="300"/>
        </w:trPr>
        <w:tc>
          <w:tcPr>
            <w:tcW w:w="2445" w:type="dxa"/>
          </w:tcPr>
          <w:p w14:paraId="7A9651AB" w14:textId="1C9A5B21" w:rsidR="49C77CB6" w:rsidRPr="007865AD" w:rsidRDefault="49C77CB6" w:rsidP="49C77CB6">
            <w:pPr>
              <w:rPr>
                <w:sz w:val="20"/>
                <w:szCs w:val="20"/>
                <w:lang w:val="en-US"/>
              </w:rPr>
            </w:pPr>
            <w:r w:rsidRPr="007865AD">
              <w:rPr>
                <w:sz w:val="20"/>
                <w:szCs w:val="20"/>
                <w:lang w:val="en-US"/>
              </w:rPr>
              <w:t>Compliance and Auditability</w:t>
            </w:r>
          </w:p>
        </w:tc>
        <w:tc>
          <w:tcPr>
            <w:tcW w:w="4305" w:type="dxa"/>
          </w:tcPr>
          <w:p w14:paraId="35EE6A60" w14:textId="66575C3E" w:rsidR="49C77CB6" w:rsidRPr="007865AD" w:rsidRDefault="49C77CB6" w:rsidP="49C77CB6">
            <w:pPr>
              <w:rPr>
                <w:b/>
                <w:bCs/>
                <w:sz w:val="20"/>
                <w:szCs w:val="20"/>
                <w:lang w:val="en-US"/>
              </w:rPr>
            </w:pPr>
            <w:r w:rsidRPr="007865AD">
              <w:rPr>
                <w:b/>
                <w:bCs/>
                <w:sz w:val="20"/>
                <w:szCs w:val="20"/>
                <w:lang w:val="en-US"/>
              </w:rPr>
              <w:t>Partially Met</w:t>
            </w:r>
            <w:r w:rsidR="67C017DB" w:rsidRPr="007865AD">
              <w:rPr>
                <w:b/>
                <w:bCs/>
                <w:sz w:val="20"/>
                <w:szCs w:val="20"/>
                <w:lang w:val="en-US"/>
              </w:rPr>
              <w:t>**</w:t>
            </w:r>
          </w:p>
          <w:p w14:paraId="6AC3D28A" w14:textId="1F190D86" w:rsidR="49C77CB6" w:rsidRPr="007865AD" w:rsidRDefault="49C77CB6" w:rsidP="49C77CB6">
            <w:pPr>
              <w:rPr>
                <w:sz w:val="20"/>
                <w:szCs w:val="20"/>
                <w:lang w:val="en-US"/>
              </w:rPr>
            </w:pPr>
            <w:r w:rsidRPr="007865AD">
              <w:rPr>
                <w:sz w:val="20"/>
                <w:szCs w:val="20"/>
                <w:lang w:val="en-US"/>
              </w:rPr>
              <w:t>(Claims are shared, APIs are auditable, but no regulatory standards are defined for the schema)</w:t>
            </w:r>
          </w:p>
        </w:tc>
        <w:tc>
          <w:tcPr>
            <w:tcW w:w="2310" w:type="dxa"/>
          </w:tcPr>
          <w:p w14:paraId="7ED65139" w14:textId="7A4A810F" w:rsidR="49C77CB6" w:rsidRPr="007865AD" w:rsidRDefault="49C77CB6" w:rsidP="49C77CB6">
            <w:pPr>
              <w:rPr>
                <w:b/>
                <w:bCs/>
                <w:sz w:val="20"/>
                <w:szCs w:val="20"/>
                <w:lang w:val="en-US"/>
              </w:rPr>
            </w:pPr>
          </w:p>
        </w:tc>
      </w:tr>
    </w:tbl>
    <w:p w14:paraId="762E3CA8" w14:textId="472A4367" w:rsidR="00F155EF" w:rsidRPr="007865AD" w:rsidRDefault="00F155EF" w:rsidP="49C77CB6">
      <w:pPr>
        <w:jc w:val="both"/>
        <w:rPr>
          <w:b/>
          <w:bCs/>
          <w:lang w:val="en-US"/>
        </w:rPr>
      </w:pPr>
    </w:p>
    <w:p w14:paraId="66AA778A" w14:textId="273DFBAB" w:rsidR="00F155EF" w:rsidRPr="007865AD" w:rsidRDefault="38742CF0" w:rsidP="49C77CB6">
      <w:pPr>
        <w:jc w:val="both"/>
        <w:rPr>
          <w:rFonts w:ascii="CiscoSansGlobal" w:eastAsia="CiscoSansGlobal" w:hAnsi="CiscoSansGlobal" w:cs="CiscoSansGlobal"/>
          <w:sz w:val="20"/>
          <w:szCs w:val="20"/>
          <w:lang w:val="en-US"/>
        </w:rPr>
      </w:pPr>
      <w:r w:rsidRPr="007865AD">
        <w:rPr>
          <w:b/>
          <w:bCs/>
          <w:lang w:val="en-US"/>
        </w:rPr>
        <w:t>*</w:t>
      </w:r>
      <w:r w:rsidR="57037C01" w:rsidRPr="007865AD">
        <w:rPr>
          <w:b/>
          <w:bCs/>
          <w:lang w:val="en-US"/>
        </w:rPr>
        <w:t>Flexible Definition of Claims</w:t>
      </w:r>
      <w:r w:rsidR="57037C01" w:rsidRPr="007865AD">
        <w:rPr>
          <w:rFonts w:ascii="CiscoSansGlobal" w:eastAsia="CiscoSansGlobal" w:hAnsi="CiscoSansGlobal" w:cs="CiscoSansGlobal"/>
          <w:sz w:val="20"/>
          <w:szCs w:val="20"/>
          <w:lang w:val="en-US"/>
        </w:rPr>
        <w:t xml:space="preserve"> </w:t>
      </w:r>
    </w:p>
    <w:p w14:paraId="1A7F894D" w14:textId="324D9DC6" w:rsidR="00F155EF" w:rsidRPr="007865AD" w:rsidRDefault="57037C01" w:rsidP="00CF17D7">
      <w:pPr>
        <w:jc w:val="both"/>
        <w:rPr>
          <w:lang w:val="en-US"/>
        </w:rPr>
      </w:pPr>
      <w:r w:rsidRPr="007865AD">
        <w:rPr>
          <w:lang w:val="en-US"/>
        </w:rPr>
        <w:t xml:space="preserve">The OAuth claims in the draft follow the claims exposed and defined by: </w:t>
      </w:r>
    </w:p>
    <w:p w14:paraId="29C31D0D" w14:textId="77777777" w:rsidR="00F155EF" w:rsidRPr="007865AD" w:rsidRDefault="57037C01" w:rsidP="00CF17D7">
      <w:pPr>
        <w:jc w:val="both"/>
        <w:rPr>
          <w:lang w:val="en-US"/>
        </w:rPr>
      </w:pPr>
      <w:hyperlink r:id="rId11" w:anchor="client-metadata">
        <w:r w:rsidRPr="007865AD">
          <w:rPr>
            <w:rStyle w:val="Lienhypertexte"/>
            <w:rFonts w:ascii="CiscoSansGlobal" w:eastAsia="CiscoSansGlobal" w:hAnsi="CiscoSansGlobal" w:cs="CiscoSansGlobal"/>
            <w:sz w:val="20"/>
            <w:szCs w:val="20"/>
            <w:lang w:val="en-US"/>
          </w:rPr>
          <w:t>https://www.iana.org/assignments/oauth-parameters/oauth-parameters.xhtml#client-metadata</w:t>
        </w:r>
      </w:hyperlink>
      <w:r w:rsidRPr="007865AD">
        <w:rPr>
          <w:lang w:val="en-US"/>
        </w:rPr>
        <w:t xml:space="preserve">. </w:t>
      </w:r>
    </w:p>
    <w:p w14:paraId="3D3E398A" w14:textId="77777777" w:rsidR="00F155EF" w:rsidRPr="007865AD" w:rsidRDefault="57037C01" w:rsidP="00CF17D7">
      <w:pPr>
        <w:jc w:val="both"/>
        <w:rPr>
          <w:lang w:val="en-US"/>
        </w:rPr>
      </w:pPr>
      <w:r w:rsidRPr="007865AD">
        <w:rPr>
          <w:lang w:val="en-US"/>
        </w:rPr>
        <w:t>Hence, the metadata fields are limited to a fixed set of claims. This makes it difficult to convey richer features about the client, including provenance details, compliance attestations, or contextual trust scores without introducing vendor-specific extensions, thereby reducing portability and interoperability.</w:t>
      </w:r>
    </w:p>
    <w:p w14:paraId="4CD8CA43" w14:textId="6F2AC8EE" w:rsidR="00F155EF" w:rsidRPr="007865AD" w:rsidRDefault="57037C01" w:rsidP="00CF17D7">
      <w:pPr>
        <w:jc w:val="both"/>
        <w:rPr>
          <w:rFonts w:ascii="CiscoSansGlobal" w:eastAsia="CiscoSansGlobal" w:hAnsi="CiscoSansGlobal" w:cs="CiscoSansGlobal"/>
          <w:sz w:val="20"/>
          <w:szCs w:val="20"/>
          <w:lang w:val="en-US"/>
        </w:rPr>
      </w:pPr>
      <w:r w:rsidRPr="007865AD">
        <w:rPr>
          <w:b/>
          <w:bCs/>
          <w:lang w:val="en-US"/>
        </w:rPr>
        <w:t>Security and Privacy</w:t>
      </w:r>
      <w:r w:rsidRPr="007865AD">
        <w:rPr>
          <w:rFonts w:ascii="CiscoSansGlobal" w:eastAsia="CiscoSansGlobal" w:hAnsi="CiscoSansGlobal" w:cs="CiscoSansGlobal"/>
          <w:sz w:val="20"/>
          <w:szCs w:val="20"/>
          <w:lang w:val="en-US"/>
        </w:rPr>
        <w:t xml:space="preserve">, </w:t>
      </w:r>
      <w:r w:rsidRPr="007865AD">
        <w:rPr>
          <w:b/>
          <w:bCs/>
          <w:lang w:val="en-US"/>
        </w:rPr>
        <w:t>Compliance and Auditability</w:t>
      </w:r>
    </w:p>
    <w:p w14:paraId="7E3D29F6" w14:textId="0C518897" w:rsidR="5E7F60CD" w:rsidRPr="007865AD" w:rsidRDefault="57037C01" w:rsidP="49C77CB6">
      <w:pPr>
        <w:jc w:val="both"/>
        <w:rPr>
          <w:lang w:val="en-US"/>
        </w:rPr>
      </w:pPr>
      <w:r w:rsidRPr="007865AD">
        <w:rPr>
          <w:lang w:val="en-US"/>
        </w:rPr>
        <w:t xml:space="preserve">All metadata is published to a publicly accessible endpoint. There is no native ability to keep certain attributes private, apply selective disclosure, or restrict visibility based on trust relationships. Sensitive operational data or compliance-related data must be handled outside the metadata framework, leading to fragmented trust models. There is </w:t>
      </w:r>
      <w:r w:rsidR="1B6FE1BE" w:rsidRPr="007865AD">
        <w:rPr>
          <w:lang w:val="en-US"/>
        </w:rPr>
        <w:t xml:space="preserve">no </w:t>
      </w:r>
      <w:r w:rsidR="7DE6A6E0" w:rsidRPr="007865AD">
        <w:rPr>
          <w:lang w:val="en-US"/>
        </w:rPr>
        <w:t>mechanism for revocation and expiration</w:t>
      </w:r>
      <w:r w:rsidR="0E7224EC" w:rsidRPr="007865AD">
        <w:rPr>
          <w:lang w:val="en-US"/>
        </w:rPr>
        <w:t>.</w:t>
      </w:r>
    </w:p>
    <w:p w14:paraId="2173255A" w14:textId="6F85CB89" w:rsidR="5E7F60CD" w:rsidRPr="007865AD" w:rsidRDefault="036A5EF5" w:rsidP="007865AD">
      <w:pPr>
        <w:pStyle w:val="Titre3"/>
        <w:rPr>
          <w:b/>
          <w:bCs/>
          <w:lang w:val="en-US"/>
        </w:rPr>
      </w:pPr>
      <w:bookmarkStart w:id="21" w:name="_Toc216703603"/>
      <w:r w:rsidRPr="007865AD">
        <w:rPr>
          <w:lang w:val="en-US"/>
        </w:rPr>
        <w:lastRenderedPageBreak/>
        <w:t>Solution Approach 4: Client-ID Metadata + W3C Verifiable Credentials Extension</w:t>
      </w:r>
      <w:bookmarkEnd w:id="21"/>
    </w:p>
    <w:p w14:paraId="38DBA4CD" w14:textId="6AAB6E05" w:rsidR="036A5EF5" w:rsidRPr="007865AD" w:rsidRDefault="036A5EF5" w:rsidP="49C77CB6">
      <w:pPr>
        <w:jc w:val="both"/>
        <w:rPr>
          <w:lang w:val="en-US"/>
        </w:rPr>
      </w:pPr>
      <w:r w:rsidRPr="007865AD">
        <w:rPr>
          <w:b/>
          <w:bCs/>
          <w:lang w:val="en-US"/>
        </w:rPr>
        <w:t>Description</w:t>
      </w:r>
      <w:r w:rsidRPr="007865AD">
        <w:rPr>
          <w:lang w:val="en-US"/>
        </w:rPr>
        <w:t xml:space="preserve">: </w:t>
      </w:r>
      <w:r w:rsidR="0317ED90" w:rsidRPr="007865AD">
        <w:rPr>
          <w:lang w:val="en-US"/>
        </w:rPr>
        <w:t>The proposed solution is based on Solution 3, but enhances the supported claims with a new claim</w:t>
      </w:r>
      <w:proofErr w:type="gramStart"/>
      <w:r w:rsidR="0317ED90" w:rsidRPr="007865AD">
        <w:rPr>
          <w:lang w:val="en-US"/>
        </w:rPr>
        <w:t>,</w:t>
      </w:r>
      <w:r w:rsidR="6B76D308" w:rsidRPr="007865AD">
        <w:rPr>
          <w:lang w:val="en-US"/>
        </w:rPr>
        <w:t xml:space="preserve"> </w:t>
      </w:r>
      <w:r w:rsidR="6B76D308" w:rsidRPr="007865AD">
        <w:rPr>
          <w:rFonts w:ascii="Courier New" w:eastAsia="Courier New" w:hAnsi="Courier New" w:cs="Courier New"/>
          <w:lang w:val="en-US"/>
        </w:rPr>
        <w:t>”</w:t>
      </w:r>
      <w:proofErr w:type="spellStart"/>
      <w:r w:rsidR="6B76D308" w:rsidRPr="007865AD">
        <w:rPr>
          <w:rFonts w:ascii="Courier New" w:eastAsia="Courier New" w:hAnsi="Courier New" w:cs="Courier New"/>
          <w:lang w:val="en-US"/>
        </w:rPr>
        <w:t>vc</w:t>
      </w:r>
      <w:proofErr w:type="gramEnd"/>
      <w:r w:rsidR="6B76D308" w:rsidRPr="007865AD">
        <w:rPr>
          <w:rFonts w:ascii="Courier New" w:eastAsia="Courier New" w:hAnsi="Courier New" w:cs="Courier New"/>
          <w:lang w:val="en-US"/>
        </w:rPr>
        <w:t>+jwt</w:t>
      </w:r>
      <w:proofErr w:type="spellEnd"/>
      <w:r w:rsidR="6B76D308" w:rsidRPr="007865AD">
        <w:rPr>
          <w:rFonts w:ascii="Courier New" w:eastAsia="Courier New" w:hAnsi="Courier New" w:cs="Courier New"/>
          <w:lang w:val="en-US"/>
        </w:rPr>
        <w:t>”</w:t>
      </w:r>
      <w:r w:rsidR="0317ED90" w:rsidRPr="007865AD">
        <w:rPr>
          <w:rFonts w:ascii="Courier New" w:eastAsia="Courier New" w:hAnsi="Courier New" w:cs="Courier New"/>
          <w:lang w:val="en-US"/>
        </w:rPr>
        <w:t>,</w:t>
      </w:r>
      <w:r w:rsidR="0317ED90" w:rsidRPr="007865AD">
        <w:rPr>
          <w:lang w:val="en-US"/>
        </w:rPr>
        <w:t xml:space="preserve"> based on the Verifiable Credentials (</w:t>
      </w:r>
      <w:r w:rsidR="7ED7CF1F" w:rsidRPr="007865AD">
        <w:rPr>
          <w:lang w:val="en-US"/>
        </w:rPr>
        <w:t>https://www.w3.org/TR/vc-data-model-2.0/</w:t>
      </w:r>
      <w:r w:rsidR="0317ED90" w:rsidRPr="007865AD">
        <w:rPr>
          <w:lang w:val="en-US"/>
        </w:rPr>
        <w:t>) from (W3C)</w:t>
      </w:r>
      <w:r w:rsidR="16D38815" w:rsidRPr="007865AD">
        <w:rPr>
          <w:lang w:val="en-US"/>
        </w:rPr>
        <w:t>:</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385"/>
        <w:gridCol w:w="7687"/>
      </w:tblGrid>
      <w:tr w:rsidR="49C77CB6" w:rsidRPr="007865AD" w14:paraId="5A466BF8" w14:textId="77777777" w:rsidTr="49C77CB6">
        <w:trPr>
          <w:trHeight w:val="300"/>
        </w:trPr>
        <w:tc>
          <w:tcPr>
            <w:tcW w:w="1396" w:type="dxa"/>
          </w:tcPr>
          <w:p w14:paraId="49BFCA18" w14:textId="179D295E" w:rsidR="4CDC9A05" w:rsidRPr="007865AD" w:rsidRDefault="4CDC9A05" w:rsidP="49C77CB6">
            <w:pPr>
              <w:spacing w:after="0"/>
              <w:rPr>
                <w:rFonts w:ascii="Open Sans" w:eastAsia="Open Sans" w:hAnsi="Open Sans" w:cs="Open Sans"/>
                <w:color w:val="000000" w:themeColor="text1"/>
                <w:sz w:val="19"/>
                <w:szCs w:val="19"/>
                <w:lang w:val="en-US"/>
              </w:rPr>
            </w:pPr>
            <w:proofErr w:type="spellStart"/>
            <w:r w:rsidRPr="007865AD">
              <w:rPr>
                <w:rFonts w:ascii="Open Sans" w:eastAsia="Open Sans" w:hAnsi="Open Sans" w:cs="Open Sans"/>
                <w:color w:val="000000" w:themeColor="text1"/>
                <w:sz w:val="19"/>
                <w:szCs w:val="19"/>
                <w:lang w:val="en-US"/>
              </w:rPr>
              <w:t>v</w:t>
            </w:r>
            <w:r w:rsidR="550BEACE" w:rsidRPr="007865AD">
              <w:rPr>
                <w:rFonts w:ascii="Open Sans" w:eastAsia="Open Sans" w:hAnsi="Open Sans" w:cs="Open Sans"/>
                <w:color w:val="000000" w:themeColor="text1"/>
                <w:sz w:val="19"/>
                <w:szCs w:val="19"/>
                <w:lang w:val="en-US"/>
              </w:rPr>
              <w:t>c</w:t>
            </w:r>
            <w:r w:rsidR="2D6E50BB" w:rsidRPr="007865AD">
              <w:rPr>
                <w:rFonts w:ascii="Open Sans" w:eastAsia="Open Sans" w:hAnsi="Open Sans" w:cs="Open Sans"/>
                <w:color w:val="000000" w:themeColor="text1"/>
                <w:sz w:val="19"/>
                <w:szCs w:val="19"/>
                <w:lang w:val="en-US"/>
              </w:rPr>
              <w:t>+</w:t>
            </w:r>
            <w:r w:rsidR="550BEACE" w:rsidRPr="007865AD">
              <w:rPr>
                <w:rFonts w:ascii="Open Sans" w:eastAsia="Open Sans" w:hAnsi="Open Sans" w:cs="Open Sans"/>
                <w:color w:val="000000" w:themeColor="text1"/>
                <w:sz w:val="19"/>
                <w:szCs w:val="19"/>
                <w:lang w:val="en-US"/>
              </w:rPr>
              <w:t>jwt</w:t>
            </w:r>
            <w:proofErr w:type="spellEnd"/>
          </w:p>
        </w:tc>
        <w:tc>
          <w:tcPr>
            <w:tcW w:w="7800" w:type="dxa"/>
          </w:tcPr>
          <w:p w14:paraId="3E07D3C1" w14:textId="7BDB6FA0" w:rsidR="62A1F230" w:rsidRPr="007865AD" w:rsidRDefault="62A1F230" w:rsidP="49C77CB6">
            <w:pPr>
              <w:spacing w:after="0"/>
              <w:rPr>
                <w:rFonts w:ascii="Open Sans" w:eastAsia="Open Sans" w:hAnsi="Open Sans" w:cs="Open Sans"/>
                <w:sz w:val="19"/>
                <w:szCs w:val="19"/>
                <w:lang w:val="en-US"/>
              </w:rPr>
            </w:pPr>
            <w:r w:rsidRPr="007865AD">
              <w:rPr>
                <w:rFonts w:ascii="Open Sans" w:eastAsia="Open Sans" w:hAnsi="Open Sans" w:cs="Open Sans"/>
                <w:sz w:val="19"/>
                <w:szCs w:val="19"/>
                <w:lang w:val="en-US"/>
              </w:rPr>
              <w:t xml:space="preserve">a standard method used in decentralized identity to </w:t>
            </w:r>
            <w:r w:rsidRPr="007865AD">
              <w:rPr>
                <w:rFonts w:ascii="Open Sans" w:eastAsia="Open Sans" w:hAnsi="Open Sans" w:cs="Open Sans"/>
                <w:b/>
                <w:bCs/>
                <w:sz w:val="19"/>
                <w:szCs w:val="19"/>
                <w:lang w:val="en-US"/>
              </w:rPr>
              <w:t>package and secure a digital credential</w:t>
            </w:r>
            <w:r w:rsidRPr="007865AD">
              <w:rPr>
                <w:rFonts w:ascii="Open Sans" w:eastAsia="Open Sans" w:hAnsi="Open Sans" w:cs="Open Sans"/>
                <w:sz w:val="19"/>
                <w:szCs w:val="19"/>
                <w:lang w:val="en-US"/>
              </w:rPr>
              <w:t xml:space="preserve">. The </w:t>
            </w:r>
            <w:r w:rsidRPr="007865AD">
              <w:rPr>
                <w:rFonts w:ascii="Open Sans" w:eastAsia="Open Sans" w:hAnsi="Open Sans" w:cs="Open Sans"/>
                <w:b/>
                <w:bCs/>
                <w:sz w:val="19"/>
                <w:szCs w:val="19"/>
                <w:lang w:val="en-US"/>
              </w:rPr>
              <w:t>Verifiable Credential (VC)</w:t>
            </w:r>
            <w:r w:rsidRPr="007865AD">
              <w:rPr>
                <w:rFonts w:ascii="Open Sans" w:eastAsia="Open Sans" w:hAnsi="Open Sans" w:cs="Open Sans"/>
                <w:sz w:val="19"/>
                <w:szCs w:val="19"/>
                <w:lang w:val="en-US"/>
              </w:rPr>
              <w:t xml:space="preserve">—the actual data proving a fact (e.g., identity or degree)—is encapsulated within a </w:t>
            </w:r>
            <w:r w:rsidRPr="007865AD">
              <w:rPr>
                <w:rFonts w:ascii="Open Sans" w:eastAsia="Open Sans" w:hAnsi="Open Sans" w:cs="Open Sans"/>
                <w:b/>
                <w:bCs/>
                <w:sz w:val="19"/>
                <w:szCs w:val="19"/>
                <w:lang w:val="en-US"/>
              </w:rPr>
              <w:t>JSON Web Token (JWT)</w:t>
            </w:r>
            <w:r w:rsidRPr="007865AD">
              <w:rPr>
                <w:rFonts w:ascii="Open Sans" w:eastAsia="Open Sans" w:hAnsi="Open Sans" w:cs="Open Sans"/>
                <w:sz w:val="19"/>
                <w:szCs w:val="19"/>
                <w:lang w:val="en-US"/>
              </w:rPr>
              <w:t xml:space="preserve">, which provides a </w:t>
            </w:r>
            <w:r w:rsidRPr="007865AD">
              <w:rPr>
                <w:rFonts w:ascii="Open Sans" w:eastAsia="Open Sans" w:hAnsi="Open Sans" w:cs="Open Sans"/>
                <w:b/>
                <w:bCs/>
                <w:sz w:val="19"/>
                <w:szCs w:val="19"/>
                <w:lang w:val="en-US"/>
              </w:rPr>
              <w:t>cryptographic signature</w:t>
            </w:r>
            <w:r w:rsidRPr="007865AD">
              <w:rPr>
                <w:rFonts w:ascii="Open Sans" w:eastAsia="Open Sans" w:hAnsi="Open Sans" w:cs="Open Sans"/>
                <w:sz w:val="19"/>
                <w:szCs w:val="19"/>
                <w:lang w:val="en-US"/>
              </w:rPr>
              <w:t xml:space="preserve"> from the issuer. This signature allows any third party (the Verifier) to instantly confirm the credential's </w:t>
            </w:r>
            <w:r w:rsidRPr="007865AD">
              <w:rPr>
                <w:rFonts w:ascii="Open Sans" w:eastAsia="Open Sans" w:hAnsi="Open Sans" w:cs="Open Sans"/>
                <w:b/>
                <w:bCs/>
                <w:sz w:val="19"/>
                <w:szCs w:val="19"/>
                <w:lang w:val="en-US"/>
              </w:rPr>
              <w:t>authenticity and integrity</w:t>
            </w:r>
            <w:r w:rsidRPr="007865AD">
              <w:rPr>
                <w:rFonts w:ascii="Open Sans" w:eastAsia="Open Sans" w:hAnsi="Open Sans" w:cs="Open Sans"/>
                <w:sz w:val="19"/>
                <w:szCs w:val="19"/>
                <w:lang w:val="en-US"/>
              </w:rPr>
              <w:t xml:space="preserve">. Modern formats like </w:t>
            </w:r>
            <w:r w:rsidRPr="007865AD">
              <w:rPr>
                <w:rFonts w:ascii="Open Sans" w:eastAsia="Open Sans" w:hAnsi="Open Sans" w:cs="Open Sans"/>
                <w:b/>
                <w:bCs/>
                <w:sz w:val="19"/>
                <w:szCs w:val="19"/>
                <w:lang w:val="en-US"/>
              </w:rPr>
              <w:t>SD-JWT VC</w:t>
            </w:r>
            <w:r w:rsidRPr="007865AD">
              <w:rPr>
                <w:rFonts w:ascii="Open Sans" w:eastAsia="Open Sans" w:hAnsi="Open Sans" w:cs="Open Sans"/>
                <w:sz w:val="19"/>
                <w:szCs w:val="19"/>
                <w:lang w:val="en-US"/>
              </w:rPr>
              <w:t xml:space="preserve"> further enhance this by enabling the holder to share only specific parts of the credential (Selective Disclosure) to protect privacy.</w:t>
            </w:r>
          </w:p>
        </w:tc>
      </w:tr>
    </w:tbl>
    <w:p w14:paraId="141298E8" w14:textId="41CE514D" w:rsidR="49C77CB6" w:rsidRPr="007865AD" w:rsidRDefault="49C77CB6" w:rsidP="49C77CB6">
      <w:pPr>
        <w:jc w:val="both"/>
        <w:rPr>
          <w:lang w:val="en-US"/>
        </w:rPr>
      </w:pPr>
    </w:p>
    <w:p w14:paraId="704C5187" w14:textId="7AC0437C" w:rsidR="2A0A523B" w:rsidRPr="007865AD" w:rsidRDefault="036A5EF5" w:rsidP="00CF17D7">
      <w:pPr>
        <w:jc w:val="both"/>
        <w:rPr>
          <w:b/>
          <w:bCs/>
          <w:lang w:val="en-US"/>
        </w:rPr>
      </w:pPr>
      <w:commentRangeStart w:id="22"/>
      <w:r w:rsidRPr="007865AD">
        <w:rPr>
          <w:b/>
          <w:bCs/>
          <w:lang w:val="en-US"/>
        </w:rPr>
        <w:t>Discussion</w:t>
      </w:r>
      <w:commentRangeEnd w:id="22"/>
      <w:r w:rsidRPr="007865AD">
        <w:rPr>
          <w:rStyle w:val="Marquedecommentaire"/>
          <w:b/>
          <w:sz w:val="24"/>
          <w:szCs w:val="24"/>
          <w:lang w:val="en-US"/>
        </w:rPr>
        <w:commentReference w:id="22"/>
      </w:r>
      <w:r w:rsidRPr="007865AD">
        <w:rPr>
          <w:b/>
          <w:bCs/>
          <w:lang w:val="en-US"/>
        </w:rPr>
        <w:t>:</w:t>
      </w:r>
    </w:p>
    <w:tbl>
      <w:tblPr>
        <w:tblStyle w:val="Grilledutableau"/>
        <w:tblW w:w="0" w:type="auto"/>
        <w:tblLook w:val="06A0" w:firstRow="1" w:lastRow="0" w:firstColumn="1" w:lastColumn="0" w:noHBand="1" w:noVBand="1"/>
      </w:tblPr>
      <w:tblGrid>
        <w:gridCol w:w="2445"/>
        <w:gridCol w:w="4305"/>
        <w:gridCol w:w="2310"/>
      </w:tblGrid>
      <w:tr w:rsidR="49C77CB6" w:rsidRPr="007865AD" w14:paraId="5FF2D590" w14:textId="77777777" w:rsidTr="49C77CB6">
        <w:trPr>
          <w:trHeight w:val="300"/>
        </w:trPr>
        <w:tc>
          <w:tcPr>
            <w:tcW w:w="2445" w:type="dxa"/>
          </w:tcPr>
          <w:p w14:paraId="73A94254" w14:textId="28C3ED50" w:rsidR="49C77CB6" w:rsidRPr="007865AD" w:rsidRDefault="49C77CB6" w:rsidP="49C77CB6">
            <w:pPr>
              <w:rPr>
                <w:b/>
                <w:bCs/>
                <w:lang w:val="en-US"/>
              </w:rPr>
            </w:pPr>
            <w:r w:rsidRPr="007865AD">
              <w:rPr>
                <w:b/>
                <w:bCs/>
                <w:lang w:val="en-US"/>
              </w:rPr>
              <w:t>Requirement</w:t>
            </w:r>
          </w:p>
        </w:tc>
        <w:tc>
          <w:tcPr>
            <w:tcW w:w="4305" w:type="dxa"/>
          </w:tcPr>
          <w:p w14:paraId="0B462C53" w14:textId="41EE277B" w:rsidR="49C77CB6" w:rsidRPr="007865AD" w:rsidRDefault="49C77CB6" w:rsidP="49C77CB6">
            <w:pPr>
              <w:rPr>
                <w:b/>
                <w:bCs/>
                <w:lang w:val="en-US"/>
              </w:rPr>
            </w:pPr>
            <w:r w:rsidRPr="007865AD">
              <w:rPr>
                <w:b/>
                <w:bCs/>
                <w:lang w:val="en-US"/>
              </w:rPr>
              <w:t>Met or Partially Met</w:t>
            </w:r>
          </w:p>
        </w:tc>
        <w:tc>
          <w:tcPr>
            <w:tcW w:w="2310" w:type="dxa"/>
          </w:tcPr>
          <w:p w14:paraId="1CE4D86C" w14:textId="4E1B0A24" w:rsidR="49C77CB6" w:rsidRPr="007865AD" w:rsidRDefault="49C77CB6" w:rsidP="49C77CB6">
            <w:pPr>
              <w:rPr>
                <w:b/>
                <w:bCs/>
                <w:lang w:val="en-US"/>
              </w:rPr>
            </w:pPr>
            <w:r w:rsidRPr="007865AD">
              <w:rPr>
                <w:b/>
                <w:bCs/>
                <w:lang w:val="en-US"/>
              </w:rPr>
              <w:t>Not Met</w:t>
            </w:r>
          </w:p>
        </w:tc>
      </w:tr>
      <w:tr w:rsidR="49C77CB6" w:rsidRPr="007865AD" w14:paraId="48FB0C51" w14:textId="77777777" w:rsidTr="49C77CB6">
        <w:trPr>
          <w:trHeight w:val="300"/>
        </w:trPr>
        <w:tc>
          <w:tcPr>
            <w:tcW w:w="2445" w:type="dxa"/>
          </w:tcPr>
          <w:p w14:paraId="74F3B24B" w14:textId="12F7B5CA" w:rsidR="49C77CB6" w:rsidRPr="007865AD" w:rsidRDefault="49C77CB6" w:rsidP="49C77CB6">
            <w:pPr>
              <w:rPr>
                <w:sz w:val="20"/>
                <w:szCs w:val="20"/>
                <w:lang w:val="en-US"/>
              </w:rPr>
            </w:pPr>
            <w:r w:rsidRPr="007865AD">
              <w:rPr>
                <w:sz w:val="20"/>
                <w:szCs w:val="20"/>
                <w:lang w:val="en-US"/>
              </w:rPr>
              <w:t>Dynamic Identity for Agents and MCP Servers</w:t>
            </w:r>
          </w:p>
        </w:tc>
        <w:tc>
          <w:tcPr>
            <w:tcW w:w="4305" w:type="dxa"/>
          </w:tcPr>
          <w:p w14:paraId="3E30962B" w14:textId="1F751935" w:rsidR="49C77CB6" w:rsidRPr="007865AD" w:rsidRDefault="49C77CB6" w:rsidP="49C77CB6">
            <w:pPr>
              <w:rPr>
                <w:b/>
                <w:bCs/>
                <w:sz w:val="20"/>
                <w:szCs w:val="20"/>
                <w:lang w:val="en-US"/>
              </w:rPr>
            </w:pPr>
            <w:r w:rsidRPr="007865AD">
              <w:rPr>
                <w:b/>
                <w:bCs/>
                <w:sz w:val="20"/>
                <w:szCs w:val="20"/>
                <w:lang w:val="en-US"/>
              </w:rPr>
              <w:t>Met</w:t>
            </w:r>
          </w:p>
        </w:tc>
        <w:tc>
          <w:tcPr>
            <w:tcW w:w="2310" w:type="dxa"/>
          </w:tcPr>
          <w:p w14:paraId="00445EC1" w14:textId="741161A9" w:rsidR="49C77CB6" w:rsidRPr="007865AD" w:rsidRDefault="49C77CB6" w:rsidP="49C77CB6">
            <w:pPr>
              <w:rPr>
                <w:b/>
                <w:bCs/>
                <w:lang w:val="en-US"/>
              </w:rPr>
            </w:pPr>
          </w:p>
        </w:tc>
      </w:tr>
      <w:tr w:rsidR="49C77CB6" w:rsidRPr="007865AD" w14:paraId="2E43EFFC" w14:textId="77777777" w:rsidTr="49C77CB6">
        <w:trPr>
          <w:trHeight w:val="300"/>
        </w:trPr>
        <w:tc>
          <w:tcPr>
            <w:tcW w:w="2445" w:type="dxa"/>
          </w:tcPr>
          <w:p w14:paraId="0A315E0C" w14:textId="6D9F7B27" w:rsidR="49C77CB6" w:rsidRPr="007865AD" w:rsidRDefault="49C77CB6" w:rsidP="49C77CB6">
            <w:pPr>
              <w:rPr>
                <w:sz w:val="20"/>
                <w:szCs w:val="20"/>
                <w:lang w:val="en-US"/>
              </w:rPr>
            </w:pPr>
            <w:r w:rsidRPr="007865AD">
              <w:rPr>
                <w:sz w:val="20"/>
                <w:szCs w:val="20"/>
                <w:lang w:val="en-US"/>
              </w:rPr>
              <w:t>Interoperability Across Domains</w:t>
            </w:r>
          </w:p>
        </w:tc>
        <w:tc>
          <w:tcPr>
            <w:tcW w:w="4305" w:type="dxa"/>
          </w:tcPr>
          <w:p w14:paraId="1028BB43" w14:textId="3C876BD8" w:rsidR="49C77CB6" w:rsidRPr="007865AD" w:rsidRDefault="49C77CB6" w:rsidP="49C77CB6">
            <w:pPr>
              <w:rPr>
                <w:b/>
                <w:bCs/>
                <w:sz w:val="20"/>
                <w:szCs w:val="20"/>
                <w:lang w:val="en-US"/>
              </w:rPr>
            </w:pPr>
            <w:r w:rsidRPr="007865AD">
              <w:rPr>
                <w:b/>
                <w:bCs/>
                <w:sz w:val="20"/>
                <w:szCs w:val="20"/>
                <w:lang w:val="en-US"/>
              </w:rPr>
              <w:t>Met</w:t>
            </w:r>
            <w:r w:rsidR="06B74056" w:rsidRPr="007865AD">
              <w:rPr>
                <w:b/>
                <w:bCs/>
                <w:sz w:val="20"/>
                <w:szCs w:val="20"/>
                <w:lang w:val="en-US"/>
              </w:rPr>
              <w:t xml:space="preserve"> (1)</w:t>
            </w:r>
          </w:p>
        </w:tc>
        <w:tc>
          <w:tcPr>
            <w:tcW w:w="2310" w:type="dxa"/>
          </w:tcPr>
          <w:p w14:paraId="552DAE41" w14:textId="741161A9" w:rsidR="49C77CB6" w:rsidRPr="007865AD" w:rsidRDefault="49C77CB6" w:rsidP="49C77CB6">
            <w:pPr>
              <w:rPr>
                <w:b/>
                <w:bCs/>
                <w:lang w:val="en-US"/>
              </w:rPr>
            </w:pPr>
          </w:p>
        </w:tc>
      </w:tr>
      <w:tr w:rsidR="49C77CB6" w:rsidRPr="007865AD" w14:paraId="42B7F92B" w14:textId="77777777" w:rsidTr="49C77CB6">
        <w:trPr>
          <w:trHeight w:val="300"/>
        </w:trPr>
        <w:tc>
          <w:tcPr>
            <w:tcW w:w="2445" w:type="dxa"/>
          </w:tcPr>
          <w:p w14:paraId="4B094EB9" w14:textId="41D4DFCC" w:rsidR="49C77CB6" w:rsidRPr="007865AD" w:rsidRDefault="49C77CB6" w:rsidP="49C77CB6">
            <w:pPr>
              <w:rPr>
                <w:sz w:val="20"/>
                <w:szCs w:val="20"/>
                <w:lang w:val="en-US"/>
              </w:rPr>
            </w:pPr>
            <w:r w:rsidRPr="007865AD">
              <w:rPr>
                <w:sz w:val="20"/>
                <w:szCs w:val="20"/>
                <w:lang w:val="en-US"/>
              </w:rPr>
              <w:t>Flexible Definition of Claims</w:t>
            </w:r>
          </w:p>
        </w:tc>
        <w:tc>
          <w:tcPr>
            <w:tcW w:w="4305" w:type="dxa"/>
          </w:tcPr>
          <w:p w14:paraId="0F86CDFD" w14:textId="68DA39D8" w:rsidR="1F6B62ED" w:rsidRPr="007865AD" w:rsidRDefault="1F6B62ED" w:rsidP="49C77CB6">
            <w:pPr>
              <w:rPr>
                <w:b/>
                <w:bCs/>
                <w:sz w:val="20"/>
                <w:szCs w:val="20"/>
                <w:lang w:val="en-US"/>
              </w:rPr>
            </w:pPr>
            <w:r w:rsidRPr="007865AD">
              <w:rPr>
                <w:b/>
                <w:bCs/>
                <w:sz w:val="20"/>
                <w:szCs w:val="20"/>
                <w:lang w:val="en-US"/>
              </w:rPr>
              <w:t>Met</w:t>
            </w:r>
            <w:r w:rsidR="5C47BB31" w:rsidRPr="007865AD">
              <w:rPr>
                <w:b/>
                <w:bCs/>
                <w:sz w:val="20"/>
                <w:szCs w:val="20"/>
                <w:lang w:val="en-US"/>
              </w:rPr>
              <w:t xml:space="preserve"> (2)</w:t>
            </w:r>
          </w:p>
          <w:p w14:paraId="19FA3D6F" w14:textId="3945880E" w:rsidR="49C77CB6" w:rsidRPr="007865AD" w:rsidRDefault="49C77CB6" w:rsidP="49C77CB6">
            <w:pPr>
              <w:rPr>
                <w:sz w:val="20"/>
                <w:szCs w:val="20"/>
                <w:lang w:val="en-US"/>
              </w:rPr>
            </w:pPr>
          </w:p>
        </w:tc>
        <w:tc>
          <w:tcPr>
            <w:tcW w:w="2310" w:type="dxa"/>
          </w:tcPr>
          <w:p w14:paraId="1A8F0B5F" w14:textId="54FF2C43" w:rsidR="49C77CB6" w:rsidRPr="007865AD" w:rsidRDefault="49C77CB6" w:rsidP="49C77CB6">
            <w:pPr>
              <w:rPr>
                <w:sz w:val="20"/>
                <w:szCs w:val="20"/>
                <w:lang w:val="en-US"/>
              </w:rPr>
            </w:pPr>
          </w:p>
        </w:tc>
      </w:tr>
      <w:tr w:rsidR="49C77CB6" w:rsidRPr="007865AD" w14:paraId="2CCF5B24" w14:textId="77777777" w:rsidTr="49C77CB6">
        <w:trPr>
          <w:trHeight w:val="300"/>
        </w:trPr>
        <w:tc>
          <w:tcPr>
            <w:tcW w:w="2445" w:type="dxa"/>
          </w:tcPr>
          <w:p w14:paraId="64E23CEE" w14:textId="08ECE3F0" w:rsidR="49C77CB6" w:rsidRPr="007865AD" w:rsidRDefault="49C77CB6" w:rsidP="49C77CB6">
            <w:pPr>
              <w:rPr>
                <w:sz w:val="20"/>
                <w:szCs w:val="20"/>
                <w:lang w:val="en-US"/>
              </w:rPr>
            </w:pPr>
            <w:r w:rsidRPr="007865AD">
              <w:rPr>
                <w:sz w:val="20"/>
                <w:szCs w:val="20"/>
                <w:lang w:val="en-US"/>
              </w:rPr>
              <w:t>Dynamic Management of Authorization Information</w:t>
            </w:r>
          </w:p>
        </w:tc>
        <w:tc>
          <w:tcPr>
            <w:tcW w:w="4305" w:type="dxa"/>
          </w:tcPr>
          <w:p w14:paraId="3F61E573" w14:textId="2CB0725E" w:rsidR="49C77CB6" w:rsidRPr="007865AD" w:rsidRDefault="49C77CB6" w:rsidP="49C77CB6">
            <w:pPr>
              <w:rPr>
                <w:b/>
                <w:bCs/>
                <w:sz w:val="20"/>
                <w:szCs w:val="20"/>
                <w:lang w:val="en-US"/>
              </w:rPr>
            </w:pPr>
            <w:r w:rsidRPr="007865AD">
              <w:rPr>
                <w:b/>
                <w:bCs/>
                <w:sz w:val="20"/>
                <w:szCs w:val="20"/>
                <w:lang w:val="en-US"/>
              </w:rPr>
              <w:t>Met</w:t>
            </w:r>
          </w:p>
        </w:tc>
        <w:tc>
          <w:tcPr>
            <w:tcW w:w="2310" w:type="dxa"/>
          </w:tcPr>
          <w:p w14:paraId="1B0454B2" w14:textId="5FECFF19" w:rsidR="49C77CB6" w:rsidRPr="007865AD" w:rsidRDefault="49C77CB6" w:rsidP="49C77CB6">
            <w:pPr>
              <w:rPr>
                <w:sz w:val="20"/>
                <w:szCs w:val="20"/>
                <w:lang w:val="en-US"/>
              </w:rPr>
            </w:pPr>
          </w:p>
        </w:tc>
      </w:tr>
      <w:tr w:rsidR="49C77CB6" w:rsidRPr="007865AD" w14:paraId="2999FCFC" w14:textId="77777777" w:rsidTr="49C77CB6">
        <w:trPr>
          <w:trHeight w:val="300"/>
        </w:trPr>
        <w:tc>
          <w:tcPr>
            <w:tcW w:w="2445" w:type="dxa"/>
          </w:tcPr>
          <w:p w14:paraId="613C5A54" w14:textId="6B7A6703" w:rsidR="49C77CB6" w:rsidRPr="007865AD" w:rsidRDefault="49C77CB6" w:rsidP="49C77CB6">
            <w:pPr>
              <w:rPr>
                <w:sz w:val="20"/>
                <w:szCs w:val="20"/>
                <w:lang w:val="en-US"/>
              </w:rPr>
            </w:pPr>
            <w:r w:rsidRPr="007865AD">
              <w:rPr>
                <w:sz w:val="20"/>
                <w:szCs w:val="20"/>
                <w:lang w:val="en-US"/>
              </w:rPr>
              <w:t>Security and Privacy</w:t>
            </w:r>
          </w:p>
        </w:tc>
        <w:tc>
          <w:tcPr>
            <w:tcW w:w="4305" w:type="dxa"/>
          </w:tcPr>
          <w:p w14:paraId="64C92F15" w14:textId="7B509E52" w:rsidR="49C77CB6" w:rsidRPr="007865AD" w:rsidRDefault="49C77CB6" w:rsidP="49C77CB6">
            <w:pPr>
              <w:rPr>
                <w:b/>
                <w:bCs/>
                <w:sz w:val="20"/>
                <w:szCs w:val="20"/>
                <w:lang w:val="en-US"/>
              </w:rPr>
            </w:pPr>
            <w:r w:rsidRPr="007865AD">
              <w:rPr>
                <w:b/>
                <w:bCs/>
                <w:sz w:val="20"/>
                <w:szCs w:val="20"/>
                <w:lang w:val="en-US"/>
              </w:rPr>
              <w:t>Met</w:t>
            </w:r>
            <w:r w:rsidR="5D964E01" w:rsidRPr="007865AD">
              <w:rPr>
                <w:b/>
                <w:bCs/>
                <w:sz w:val="20"/>
                <w:szCs w:val="20"/>
                <w:lang w:val="en-US"/>
              </w:rPr>
              <w:t xml:space="preserve"> (3)</w:t>
            </w:r>
          </w:p>
        </w:tc>
        <w:tc>
          <w:tcPr>
            <w:tcW w:w="2310" w:type="dxa"/>
          </w:tcPr>
          <w:p w14:paraId="4E2FA260" w14:textId="7FA3ADAC" w:rsidR="49C77CB6" w:rsidRPr="007865AD" w:rsidRDefault="49C77CB6" w:rsidP="49C77CB6">
            <w:pPr>
              <w:rPr>
                <w:sz w:val="20"/>
                <w:szCs w:val="20"/>
                <w:lang w:val="en-US"/>
              </w:rPr>
            </w:pPr>
          </w:p>
        </w:tc>
      </w:tr>
      <w:tr w:rsidR="49C77CB6" w:rsidRPr="007865AD" w14:paraId="3E53D804" w14:textId="77777777" w:rsidTr="49C77CB6">
        <w:trPr>
          <w:trHeight w:val="300"/>
        </w:trPr>
        <w:tc>
          <w:tcPr>
            <w:tcW w:w="2445" w:type="dxa"/>
          </w:tcPr>
          <w:p w14:paraId="75615D60" w14:textId="1C9A5B21" w:rsidR="49C77CB6" w:rsidRPr="007865AD" w:rsidRDefault="49C77CB6" w:rsidP="49C77CB6">
            <w:pPr>
              <w:rPr>
                <w:sz w:val="20"/>
                <w:szCs w:val="20"/>
                <w:lang w:val="en-US"/>
              </w:rPr>
            </w:pPr>
            <w:r w:rsidRPr="007865AD">
              <w:rPr>
                <w:sz w:val="20"/>
                <w:szCs w:val="20"/>
                <w:lang w:val="en-US"/>
              </w:rPr>
              <w:t>Compliance and Auditability</w:t>
            </w:r>
          </w:p>
        </w:tc>
        <w:tc>
          <w:tcPr>
            <w:tcW w:w="4305" w:type="dxa"/>
          </w:tcPr>
          <w:p w14:paraId="37EED397" w14:textId="68F2B896" w:rsidR="49C77CB6" w:rsidRPr="007865AD" w:rsidRDefault="49C77CB6" w:rsidP="49C77CB6">
            <w:pPr>
              <w:rPr>
                <w:b/>
                <w:bCs/>
                <w:sz w:val="20"/>
                <w:szCs w:val="20"/>
                <w:lang w:val="en-US"/>
              </w:rPr>
            </w:pPr>
            <w:r w:rsidRPr="007865AD">
              <w:rPr>
                <w:b/>
                <w:bCs/>
                <w:sz w:val="20"/>
                <w:szCs w:val="20"/>
                <w:lang w:val="en-US"/>
              </w:rPr>
              <w:t>Met</w:t>
            </w:r>
            <w:r w:rsidR="22FBCD86" w:rsidRPr="007865AD">
              <w:rPr>
                <w:b/>
                <w:bCs/>
                <w:sz w:val="20"/>
                <w:szCs w:val="20"/>
                <w:lang w:val="en-US"/>
              </w:rPr>
              <w:t xml:space="preserve"> (4)</w:t>
            </w:r>
          </w:p>
        </w:tc>
        <w:tc>
          <w:tcPr>
            <w:tcW w:w="2310" w:type="dxa"/>
          </w:tcPr>
          <w:p w14:paraId="0D3D8151" w14:textId="7A4A810F" w:rsidR="49C77CB6" w:rsidRPr="007865AD" w:rsidRDefault="49C77CB6" w:rsidP="49C77CB6">
            <w:pPr>
              <w:rPr>
                <w:b/>
                <w:bCs/>
                <w:sz w:val="20"/>
                <w:szCs w:val="20"/>
                <w:lang w:val="en-US"/>
              </w:rPr>
            </w:pPr>
          </w:p>
        </w:tc>
      </w:tr>
    </w:tbl>
    <w:p w14:paraId="4732C6E9" w14:textId="10821FF9" w:rsidR="00CF17D7" w:rsidRPr="007865AD" w:rsidRDefault="00CF17D7" w:rsidP="49C77CB6">
      <w:pPr>
        <w:jc w:val="both"/>
        <w:rPr>
          <w:b/>
          <w:bCs/>
          <w:lang w:val="en-US"/>
        </w:rPr>
      </w:pPr>
    </w:p>
    <w:p w14:paraId="349E15F0" w14:textId="45F0079C" w:rsidR="00CF17D7" w:rsidRPr="007865AD" w:rsidRDefault="3D36B090" w:rsidP="007865AD">
      <w:pPr>
        <w:pStyle w:val="Titre4"/>
        <w:rPr>
          <w:lang w:val="en-US"/>
        </w:rPr>
      </w:pPr>
      <w:r w:rsidRPr="007865AD">
        <w:rPr>
          <w:lang w:val="en-US"/>
        </w:rPr>
        <w:t>Detailed explanations:</w:t>
      </w:r>
    </w:p>
    <w:p w14:paraId="2D4321A1" w14:textId="172335AF" w:rsidR="00CF17D7" w:rsidRPr="007865AD" w:rsidRDefault="3D36B090" w:rsidP="00CF17D7">
      <w:pPr>
        <w:jc w:val="both"/>
        <w:rPr>
          <w:lang w:val="en-US"/>
        </w:rPr>
      </w:pPr>
      <w:r w:rsidRPr="007865AD">
        <w:rPr>
          <w:lang w:val="en-US"/>
        </w:rPr>
        <w:t xml:space="preserve">The </w:t>
      </w:r>
      <w:r w:rsidRPr="007865AD">
        <w:rPr>
          <w:b/>
          <w:bCs/>
          <w:lang w:val="en-US"/>
        </w:rPr>
        <w:t>W3C Verifiable Credentials Data Model 2.0</w:t>
      </w:r>
      <w:r w:rsidRPr="007865AD">
        <w:rPr>
          <w:lang w:val="en-US"/>
        </w:rPr>
        <w:t xml:space="preserve"> addresses </w:t>
      </w:r>
      <w:commentRangeStart w:id="23"/>
      <w:r w:rsidRPr="007865AD">
        <w:rPr>
          <w:lang w:val="en-US"/>
        </w:rPr>
        <w:t>the shortcomings</w:t>
      </w:r>
      <w:r w:rsidR="1706C477" w:rsidRPr="007865AD">
        <w:rPr>
          <w:lang w:val="en-US"/>
        </w:rPr>
        <w:t xml:space="preserve"> (*, **) of the previous Solution 3, </w:t>
      </w:r>
      <w:r w:rsidRPr="007865AD">
        <w:rPr>
          <w:lang w:val="en-US"/>
        </w:rPr>
        <w:t>by introducing a cryptographically verifiable and standards-based way to assert identities, capabilities, and compliance attestations. It supports selective disclosure to protect sensitive information, enables time-bound and revocable authorizations, and ensures provenance tracking for audit and regulatory compliance.</w:t>
      </w:r>
      <w:commentRangeEnd w:id="23"/>
      <w:r w:rsidRPr="007865AD">
        <w:rPr>
          <w:rStyle w:val="Marquedecommentaire"/>
          <w:sz w:val="24"/>
          <w:szCs w:val="24"/>
          <w:lang w:val="en-US"/>
        </w:rPr>
        <w:commentReference w:id="23"/>
      </w:r>
      <w:r w:rsidR="467622FD" w:rsidRPr="007865AD">
        <w:rPr>
          <w:lang w:val="en-US"/>
        </w:rPr>
        <w:t xml:space="preserve"> They are part of a broader decentralized identity (DID) specification.</w:t>
      </w:r>
    </w:p>
    <w:p w14:paraId="1DEDC1E2" w14:textId="2596595F" w:rsidR="00CF17D7" w:rsidRPr="007865AD" w:rsidRDefault="3D36B090" w:rsidP="00CF17D7">
      <w:pPr>
        <w:jc w:val="both"/>
        <w:rPr>
          <w:lang w:val="en-US"/>
        </w:rPr>
      </w:pPr>
      <w:r w:rsidRPr="007865AD">
        <w:rPr>
          <w:lang w:val="en-US"/>
        </w:rPr>
        <w:t xml:space="preserve">Using the W3C Verifiable Credentials Data Model 2.0 for </w:t>
      </w:r>
      <w:r w:rsidRPr="007865AD">
        <w:rPr>
          <w:b/>
          <w:bCs/>
          <w:lang w:val="en-US"/>
        </w:rPr>
        <w:t>Agents, MCP Clients,</w:t>
      </w:r>
      <w:r w:rsidRPr="007865AD">
        <w:rPr>
          <w:lang w:val="en-US"/>
        </w:rPr>
        <w:t xml:space="preserve"> and </w:t>
      </w:r>
      <w:r w:rsidRPr="007865AD">
        <w:rPr>
          <w:b/>
          <w:bCs/>
          <w:lang w:val="en-US"/>
        </w:rPr>
        <w:t>MCP Servers</w:t>
      </w:r>
      <w:r w:rsidRPr="007865AD">
        <w:rPr>
          <w:lang w:val="en-US"/>
        </w:rPr>
        <w:t xml:space="preserve"> provides a standardized, cryptographically secure way to establish trust, delegate authority, and ensure interoperability across different systems. It enables Agents, MCP Clients, and MC</w:t>
      </w:r>
      <w:r w:rsidR="291D72FF" w:rsidRPr="007865AD">
        <w:rPr>
          <w:lang w:val="en-US"/>
        </w:rPr>
        <w:t>P</w:t>
      </w:r>
      <w:r w:rsidRPr="007865AD">
        <w:rPr>
          <w:lang w:val="en-US"/>
        </w:rPr>
        <w:t xml:space="preserve"> Servers to prove, among other things, their identities, identity issuers and provenance, supported skills and permitted actions through verifiable proofs, including support for fine-grained and time-bound access control, while maintaining transparency enabling audit trails for compliance. Additionally, it enhances </w:t>
      </w:r>
      <w:r w:rsidRPr="007865AD">
        <w:rPr>
          <w:lang w:val="en-US"/>
        </w:rPr>
        <w:lastRenderedPageBreak/>
        <w:t>privacy through selective disclosure and privacy-preserving proofs (e.g., allowing Agents to prove skills and authorized actions without exposing unnecessary details).</w:t>
      </w:r>
    </w:p>
    <w:p w14:paraId="322DB752" w14:textId="49934CF3" w:rsidR="002643E1" w:rsidRPr="007865AD" w:rsidRDefault="0F0CDB2C" w:rsidP="002643E1">
      <w:pPr>
        <w:jc w:val="both"/>
        <w:rPr>
          <w:lang w:val="en-US"/>
        </w:rPr>
      </w:pPr>
      <w:r w:rsidRPr="007865AD">
        <w:rPr>
          <w:lang w:val="en-US"/>
        </w:rPr>
        <w:t xml:space="preserve">The Verifiable Credentials Data Model 2.0 is a W3C standard </w:t>
      </w:r>
      <w:commentRangeStart w:id="24"/>
      <w:r w:rsidRPr="007865AD">
        <w:rPr>
          <w:lang w:val="en-US"/>
        </w:rPr>
        <w:t>that</w:t>
      </w:r>
      <w:r w:rsidR="29C49ABD" w:rsidRPr="007865AD">
        <w:rPr>
          <w:lang w:val="en-US"/>
        </w:rPr>
        <w:t xml:space="preserve"> </w:t>
      </w:r>
      <w:r w:rsidRPr="007865AD">
        <w:rPr>
          <w:lang w:val="en-US"/>
        </w:rPr>
        <w:t>fits the needs expressed above</w:t>
      </w:r>
      <w:commentRangeEnd w:id="24"/>
      <w:r w:rsidRPr="007865AD">
        <w:rPr>
          <w:rStyle w:val="Marquedecommentaire"/>
          <w:sz w:val="24"/>
          <w:szCs w:val="24"/>
          <w:lang w:val="en-US"/>
        </w:rPr>
        <w:commentReference w:id="24"/>
      </w:r>
      <w:r w:rsidRPr="007865AD">
        <w:rPr>
          <w:lang w:val="en-US"/>
        </w:rPr>
        <w:t xml:space="preserve">: </w:t>
      </w:r>
    </w:p>
    <w:p w14:paraId="10FBDD30" w14:textId="0A056B50" w:rsidR="00B8657B" w:rsidRPr="007865AD" w:rsidRDefault="7F20D873" w:rsidP="002643E1">
      <w:pPr>
        <w:pStyle w:val="Paragraphedeliste"/>
        <w:numPr>
          <w:ilvl w:val="0"/>
          <w:numId w:val="22"/>
        </w:numPr>
        <w:jc w:val="both"/>
        <w:rPr>
          <w:b/>
          <w:bCs/>
          <w:lang w:val="en-US"/>
        </w:rPr>
      </w:pPr>
      <w:r w:rsidRPr="007865AD">
        <w:rPr>
          <w:b/>
          <w:bCs/>
          <w:lang w:val="en-US"/>
        </w:rPr>
        <w:t>Enhanced Interoperability</w:t>
      </w:r>
    </w:p>
    <w:p w14:paraId="4583A3A5" w14:textId="17BC12A1" w:rsidR="00B8657B" w:rsidRPr="007865AD" w:rsidRDefault="5936860C" w:rsidP="00B8657B">
      <w:pPr>
        <w:jc w:val="both"/>
        <w:rPr>
          <w:b/>
          <w:bCs/>
          <w:lang w:val="en-US"/>
        </w:rPr>
      </w:pPr>
      <w:r w:rsidRPr="007865AD">
        <w:rPr>
          <w:lang w:val="en-US"/>
        </w:rPr>
        <w:t>VCDM 2.0 provides a standardized, extensible way to express identities, capabilities, and compliance data across different systems. Its use of DIDs and schema-governed claims ensures that Agents, MCP Clients, and MCP Servers can verify and exchange trust information, enabling consistent interoperability across domains and platforms.</w:t>
      </w:r>
    </w:p>
    <w:p w14:paraId="575342AA" w14:textId="09CCCDB2" w:rsidR="002643E1" w:rsidRPr="007865AD" w:rsidRDefault="0F0CDB2C" w:rsidP="49C77CB6">
      <w:pPr>
        <w:pStyle w:val="Paragraphedeliste"/>
        <w:numPr>
          <w:ilvl w:val="0"/>
          <w:numId w:val="22"/>
        </w:numPr>
        <w:jc w:val="both"/>
        <w:rPr>
          <w:b/>
          <w:bCs/>
          <w:lang w:val="en-US"/>
        </w:rPr>
      </w:pPr>
      <w:r w:rsidRPr="007865AD">
        <w:rPr>
          <w:b/>
          <w:bCs/>
          <w:lang w:val="en-US"/>
        </w:rPr>
        <w:t>Flexible Definition of Claims</w:t>
      </w:r>
    </w:p>
    <w:p w14:paraId="4B5E454A" w14:textId="66905DE1" w:rsidR="0013560C" w:rsidRPr="007865AD" w:rsidRDefault="29754F47" w:rsidP="00B8657B">
      <w:pPr>
        <w:jc w:val="both"/>
        <w:rPr>
          <w:lang w:val="en-US"/>
        </w:rPr>
      </w:pPr>
      <w:r w:rsidRPr="007865AD">
        <w:rPr>
          <w:lang w:val="en-US"/>
        </w:rPr>
        <w:t>VCDM 2.0 allows arbitrary, schema-governed claims that can represent complex concepts such as provenance, software supply-chain attestations (e.g., SLSA), security posture, audit certifications (SOC2, ISO-27001), or dynamic trust signals. These claims can be extended without breaking interoperability, thanks to widely adopted JSON-LD and schema registries.</w:t>
      </w:r>
    </w:p>
    <w:p w14:paraId="2A60B1FD" w14:textId="51079EC7" w:rsidR="002643E1" w:rsidRPr="007865AD" w:rsidRDefault="0F0CDB2C" w:rsidP="49C77CB6">
      <w:pPr>
        <w:pStyle w:val="Paragraphedeliste"/>
        <w:numPr>
          <w:ilvl w:val="0"/>
          <w:numId w:val="22"/>
        </w:numPr>
        <w:jc w:val="both"/>
        <w:rPr>
          <w:b/>
          <w:bCs/>
          <w:lang w:val="en-US"/>
        </w:rPr>
      </w:pPr>
      <w:r w:rsidRPr="007865AD">
        <w:rPr>
          <w:b/>
          <w:bCs/>
          <w:lang w:val="en-US"/>
        </w:rPr>
        <w:t>Security and Privacy</w:t>
      </w:r>
    </w:p>
    <w:p w14:paraId="364E3EE2" w14:textId="263F0C92" w:rsidR="008B1604" w:rsidRPr="007865AD" w:rsidRDefault="150393B9" w:rsidP="00B8657B">
      <w:pPr>
        <w:jc w:val="both"/>
        <w:rPr>
          <w:lang w:val="en-US"/>
        </w:rPr>
      </w:pPr>
      <w:r w:rsidRPr="007865AD">
        <w:rPr>
          <w:lang w:val="en-US"/>
        </w:rPr>
        <w:t>Credentials are signed using verifiable cryptographic proofs (e.g., JSON Web Signatures, Data Integrity proofs). This ensures that Agents, MCP clients, and MCP servers can verify the authenticity of claims without relying solely on HTTPS endpoints or centralized registries.</w:t>
      </w:r>
    </w:p>
    <w:p w14:paraId="7C42E760" w14:textId="08612A85" w:rsidR="001C3E69" w:rsidRPr="007865AD" w:rsidRDefault="2943149A" w:rsidP="00B8657B">
      <w:pPr>
        <w:jc w:val="both"/>
        <w:rPr>
          <w:lang w:val="en-US"/>
        </w:rPr>
      </w:pPr>
      <w:r w:rsidRPr="007865AD">
        <w:rPr>
          <w:lang w:val="en-US"/>
        </w:rPr>
        <w:t>Through techniques like BBS+ signatures, holders can disclose only the subset of claims required for a given authorization flow. This is essential for scenarios where Agents must prove capabilities (e.g., "I’m allowed to execute this skill") without revealing unnecessary or sensitive identity attributes.</w:t>
      </w:r>
    </w:p>
    <w:p w14:paraId="738CC80D" w14:textId="0C62B3DD" w:rsidR="002643E1" w:rsidRPr="007865AD" w:rsidRDefault="0F0CDB2C" w:rsidP="49C77CB6">
      <w:pPr>
        <w:pStyle w:val="Paragraphedeliste"/>
        <w:numPr>
          <w:ilvl w:val="0"/>
          <w:numId w:val="22"/>
        </w:numPr>
        <w:jc w:val="both"/>
        <w:rPr>
          <w:b/>
          <w:bCs/>
          <w:lang w:val="en-US"/>
        </w:rPr>
      </w:pPr>
      <w:r w:rsidRPr="007865AD">
        <w:rPr>
          <w:b/>
          <w:bCs/>
          <w:lang w:val="en-US"/>
        </w:rPr>
        <w:t>Compliance and Auditability</w:t>
      </w:r>
    </w:p>
    <w:p w14:paraId="05C6B2E6" w14:textId="6A1E7FCB" w:rsidR="00CF17D7" w:rsidRPr="007865AD" w:rsidRDefault="7F20D873" w:rsidP="00FE702C">
      <w:pPr>
        <w:jc w:val="both"/>
        <w:rPr>
          <w:b/>
          <w:bCs/>
          <w:lang w:val="en-US"/>
        </w:rPr>
      </w:pPr>
      <w:r w:rsidRPr="007865AD">
        <w:rPr>
          <w:lang w:val="en-US"/>
        </w:rPr>
        <w:t>VCDM 2.0 enables cryptographically verifiable audit trails by binding each credential to an issuer, timestamp, and revocation status. Compliance attestations can be embedded directly in credentials, and real-time revocation checks ensure they remain valid. This provides trustworthy provenance, regulatory-grade accountability, and reliable lifecycle tracking across distributed systems.</w:t>
      </w:r>
    </w:p>
    <w:p w14:paraId="0EB1458B" w14:textId="77777777" w:rsidR="00FE702C" w:rsidRPr="007865AD" w:rsidRDefault="00FE702C" w:rsidP="49C77CB6">
      <w:pPr>
        <w:rPr>
          <w:rFonts w:asciiTheme="majorHAnsi" w:eastAsiaTheme="majorEastAsia" w:hAnsiTheme="majorHAnsi" w:cstheme="majorBidi"/>
          <w:color w:val="0F4761" w:themeColor="accent1" w:themeShade="BF"/>
          <w:sz w:val="32"/>
          <w:szCs w:val="32"/>
          <w:lang w:val="en-US"/>
        </w:rPr>
      </w:pPr>
      <w:r w:rsidRPr="007865AD">
        <w:rPr>
          <w:lang w:val="en-US"/>
        </w:rPr>
        <w:br w:type="page"/>
      </w:r>
    </w:p>
    <w:p w14:paraId="11946C44" w14:textId="4542EE19" w:rsidR="00543884" w:rsidRPr="007865AD" w:rsidRDefault="048CCB10" w:rsidP="007865AD">
      <w:pPr>
        <w:pStyle w:val="Titre2"/>
        <w:numPr>
          <w:ilvl w:val="0"/>
          <w:numId w:val="26"/>
        </w:numPr>
        <w:rPr>
          <w:lang w:val="en-US"/>
        </w:rPr>
      </w:pPr>
      <w:bookmarkStart w:id="25" w:name="_Toc216703604"/>
      <w:r w:rsidRPr="007865AD">
        <w:rPr>
          <w:lang w:val="en-US"/>
        </w:rPr>
        <w:lastRenderedPageBreak/>
        <w:t>Example using</w:t>
      </w:r>
      <w:r w:rsidR="4BBECEC6" w:rsidRPr="007865AD">
        <w:rPr>
          <w:lang w:val="en-US"/>
        </w:rPr>
        <w:t xml:space="preserve"> </w:t>
      </w:r>
      <w:proofErr w:type="spellStart"/>
      <w:r w:rsidR="4BBECEC6" w:rsidRPr="007865AD">
        <w:rPr>
          <w:lang w:val="en-US"/>
        </w:rPr>
        <w:t>Outshift</w:t>
      </w:r>
      <w:proofErr w:type="spellEnd"/>
      <w:r w:rsidRPr="007865AD">
        <w:rPr>
          <w:lang w:val="en-US"/>
        </w:rPr>
        <w:t xml:space="preserve"> Identity Service + Okta (IdP)</w:t>
      </w:r>
      <w:bookmarkEnd w:id="25"/>
    </w:p>
    <w:p w14:paraId="37BECB47" w14:textId="19C4789D" w:rsidR="00372242" w:rsidRPr="007865AD" w:rsidRDefault="1B01C4AE" w:rsidP="007865AD">
      <w:pPr>
        <w:pStyle w:val="Titre3"/>
        <w:rPr>
          <w:lang w:val="en-US"/>
        </w:rPr>
      </w:pPr>
      <w:bookmarkStart w:id="26" w:name="_Toc216703605"/>
      <w:r w:rsidRPr="007865AD">
        <w:rPr>
          <w:lang w:val="en-US"/>
        </w:rPr>
        <w:t>Metadata example</w:t>
      </w:r>
      <w:bookmarkEnd w:id="26"/>
    </w:p>
    <w:p w14:paraId="6EEF641A" w14:textId="77777777" w:rsidR="00853B79" w:rsidRPr="007865AD" w:rsidRDefault="4EBB02BB"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w:t>
      </w:r>
    </w:p>
    <w:p w14:paraId="70E03C7E" w14:textId="6342DDA3" w:rsidR="00853B79" w:rsidRPr="007865AD" w:rsidRDefault="4EBB02BB"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proofErr w:type="gramStart"/>
      <w:r w:rsidRPr="007865AD">
        <w:rPr>
          <w:rFonts w:ascii="Courier New" w:eastAsia="CiscoSansGlobal" w:hAnsi="Courier New" w:cs="Courier New"/>
          <w:color w:val="4EA72E" w:themeColor="accent6"/>
          <w:sz w:val="20"/>
          <w:szCs w:val="20"/>
          <w:lang w:val="en-US"/>
        </w:rPr>
        <w:t>client</w:t>
      </w:r>
      <w:proofErr w:type="gramEnd"/>
      <w:r w:rsidRPr="007865AD">
        <w:rPr>
          <w:rFonts w:ascii="Courier New" w:eastAsia="CiscoSansGlobal" w:hAnsi="Courier New" w:cs="Courier New"/>
          <w:color w:val="4EA72E" w:themeColor="accent6"/>
          <w:sz w:val="20"/>
          <w:szCs w:val="20"/>
          <w:lang w:val="en-US"/>
        </w:rPr>
        <w:t>_id</w:t>
      </w:r>
      <w:proofErr w:type="spellEnd"/>
      <w:r w:rsidRPr="007865AD">
        <w:rPr>
          <w:rFonts w:ascii="Courier New" w:eastAsia="CiscoSansGlobal" w:hAnsi="Courier New" w:cs="Courier New"/>
          <w:color w:val="4EA72E" w:themeColor="accent6"/>
          <w:sz w:val="20"/>
          <w:szCs w:val="20"/>
          <w:lang w:val="en-US"/>
        </w:rPr>
        <w:t>": "https://</w:t>
      </w:r>
      <w:r w:rsidR="380E297F" w:rsidRPr="007865AD">
        <w:rPr>
          <w:rFonts w:ascii="Courier New" w:eastAsia="CiscoSansGlobal" w:hAnsi="Courier New" w:cs="Courier New"/>
          <w:color w:val="4EA72E" w:themeColor="accent6"/>
          <w:sz w:val="20"/>
          <w:szCs w:val="20"/>
          <w:lang w:val="en-US"/>
        </w:rPr>
        <w:t>identity_service/</w:t>
      </w:r>
      <w:r w:rsidR="0D009355" w:rsidRPr="007865AD">
        <w:rPr>
          <w:rFonts w:ascii="Courier New" w:eastAsia="CiscoSansGlobal" w:hAnsi="Courier New" w:cs="Courier New"/>
          <w:color w:val="4EA72E" w:themeColor="accent6"/>
          <w:sz w:val="20"/>
          <w:szCs w:val="20"/>
          <w:lang w:val="en-US"/>
        </w:rPr>
        <w:t>mcp-001/</w:t>
      </w:r>
      <w:proofErr w:type="spellStart"/>
      <w:r w:rsidR="1F29F905" w:rsidRPr="007865AD">
        <w:rPr>
          <w:rFonts w:ascii="Courier New" w:eastAsia="CiscoSansGlobal" w:hAnsi="Courier New" w:cs="Courier New"/>
          <w:color w:val="4EA72E" w:themeColor="accent6"/>
          <w:sz w:val="20"/>
          <w:szCs w:val="20"/>
          <w:lang w:val="en-US"/>
        </w:rPr>
        <w:t>oauth</w:t>
      </w:r>
      <w:proofErr w:type="spellEnd"/>
      <w:r w:rsidR="380E297F" w:rsidRPr="007865AD">
        <w:rPr>
          <w:rFonts w:ascii="Courier New" w:eastAsia="CiscoSansGlobal" w:hAnsi="Courier New" w:cs="Courier New"/>
          <w:color w:val="4EA72E" w:themeColor="accent6"/>
          <w:sz w:val="20"/>
          <w:szCs w:val="20"/>
          <w:lang w:val="en-US"/>
        </w:rPr>
        <w:t>/client-</w:t>
      </w:r>
      <w:proofErr w:type="spellStart"/>
      <w:r w:rsidRPr="007865AD">
        <w:rPr>
          <w:rFonts w:ascii="Courier New" w:eastAsia="CiscoSansGlobal" w:hAnsi="Courier New" w:cs="Courier New"/>
          <w:color w:val="4EA72E" w:themeColor="accent6"/>
          <w:sz w:val="20"/>
          <w:szCs w:val="20"/>
          <w:lang w:val="en-US"/>
        </w:rPr>
        <w:t>metadata.json</w:t>
      </w:r>
      <w:proofErr w:type="spellEnd"/>
      <w:r w:rsidRPr="007865AD">
        <w:rPr>
          <w:rFonts w:ascii="Courier New" w:eastAsia="CiscoSansGlobal" w:hAnsi="Courier New" w:cs="Courier New"/>
          <w:color w:val="4EA72E" w:themeColor="accent6"/>
          <w:sz w:val="20"/>
          <w:szCs w:val="20"/>
          <w:lang w:val="en-US"/>
        </w:rPr>
        <w:t>",</w:t>
      </w:r>
    </w:p>
    <w:p w14:paraId="657DA223" w14:textId="1513778E" w:rsidR="00853B79" w:rsidRPr="007865AD" w:rsidRDefault="4EBB02BB"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proofErr w:type="gramStart"/>
      <w:r w:rsidRPr="007865AD">
        <w:rPr>
          <w:rFonts w:ascii="Courier New" w:eastAsia="CiscoSansGlobal" w:hAnsi="Courier New" w:cs="Courier New"/>
          <w:color w:val="4EA72E" w:themeColor="accent6"/>
          <w:sz w:val="20"/>
          <w:szCs w:val="20"/>
          <w:lang w:val="en-US"/>
        </w:rPr>
        <w:t>client</w:t>
      </w:r>
      <w:proofErr w:type="gramEnd"/>
      <w:r w:rsidRPr="007865AD">
        <w:rPr>
          <w:rFonts w:ascii="Courier New" w:eastAsia="CiscoSansGlobal" w:hAnsi="Courier New" w:cs="Courier New"/>
          <w:color w:val="4EA72E" w:themeColor="accent6"/>
          <w:sz w:val="20"/>
          <w:szCs w:val="20"/>
          <w:lang w:val="en-US"/>
        </w:rPr>
        <w:t>_name</w:t>
      </w:r>
      <w:proofErr w:type="spellEnd"/>
      <w:r w:rsidRPr="007865AD">
        <w:rPr>
          <w:rFonts w:ascii="Courier New" w:eastAsia="CiscoSansGlobal" w:hAnsi="Courier New" w:cs="Courier New"/>
          <w:color w:val="4EA72E" w:themeColor="accent6"/>
          <w:sz w:val="20"/>
          <w:szCs w:val="20"/>
          <w:lang w:val="en-US"/>
        </w:rPr>
        <w:t xml:space="preserve">": "Example </w:t>
      </w:r>
      <w:r w:rsidR="380E297F" w:rsidRPr="007865AD">
        <w:rPr>
          <w:rFonts w:ascii="Courier New" w:eastAsia="CiscoSansGlobal" w:hAnsi="Courier New" w:cs="Courier New"/>
          <w:color w:val="4EA72E" w:themeColor="accent6"/>
          <w:sz w:val="20"/>
          <w:szCs w:val="20"/>
          <w:lang w:val="en-US"/>
        </w:rPr>
        <w:t xml:space="preserve">CIMD </w:t>
      </w:r>
      <w:r w:rsidRPr="007865AD">
        <w:rPr>
          <w:rFonts w:ascii="Courier New" w:eastAsia="CiscoSansGlobal" w:hAnsi="Courier New" w:cs="Courier New"/>
          <w:color w:val="4EA72E" w:themeColor="accent6"/>
          <w:sz w:val="20"/>
          <w:szCs w:val="20"/>
          <w:lang w:val="en-US"/>
        </w:rPr>
        <w:t>Client",</w:t>
      </w:r>
    </w:p>
    <w:p w14:paraId="1FC1F601" w14:textId="475A30AA" w:rsidR="00853B79" w:rsidRPr="007865AD" w:rsidRDefault="4EBB02BB"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proofErr w:type="gramStart"/>
      <w:r w:rsidRPr="007865AD">
        <w:rPr>
          <w:rFonts w:ascii="Courier New" w:eastAsia="CiscoSansGlobal" w:hAnsi="Courier New" w:cs="Courier New"/>
          <w:color w:val="4EA72E" w:themeColor="accent6"/>
          <w:sz w:val="20"/>
          <w:szCs w:val="20"/>
          <w:lang w:val="en-US"/>
        </w:rPr>
        <w:t>jwks</w:t>
      </w:r>
      <w:proofErr w:type="gramEnd"/>
      <w:r w:rsidRPr="007865AD">
        <w:rPr>
          <w:rFonts w:ascii="Courier New" w:eastAsia="CiscoSansGlobal" w:hAnsi="Courier New" w:cs="Courier New"/>
          <w:color w:val="4EA72E" w:themeColor="accent6"/>
          <w:sz w:val="20"/>
          <w:szCs w:val="20"/>
          <w:lang w:val="en-US"/>
        </w:rPr>
        <w:t>_uri</w:t>
      </w:r>
      <w:proofErr w:type="spellEnd"/>
      <w:r w:rsidRPr="007865AD">
        <w:rPr>
          <w:rFonts w:ascii="Courier New" w:eastAsia="CiscoSansGlobal" w:hAnsi="Courier New" w:cs="Courier New"/>
          <w:color w:val="4EA72E" w:themeColor="accent6"/>
          <w:sz w:val="20"/>
          <w:szCs w:val="20"/>
          <w:lang w:val="en-US"/>
        </w:rPr>
        <w:t>": "https://</w:t>
      </w:r>
      <w:r w:rsidR="380E297F" w:rsidRPr="007865AD">
        <w:rPr>
          <w:rFonts w:ascii="Courier New" w:eastAsia="CiscoSansGlobal" w:hAnsi="Courier New" w:cs="Courier New"/>
          <w:color w:val="4EA72E" w:themeColor="accent6"/>
          <w:sz w:val="20"/>
          <w:szCs w:val="20"/>
          <w:lang w:val="en-US"/>
        </w:rPr>
        <w:t>identity-service</w:t>
      </w:r>
      <w:r w:rsidR="65DD0A51" w:rsidRPr="007865AD">
        <w:rPr>
          <w:rFonts w:ascii="Courier New" w:eastAsia="CiscoSansGlobal" w:hAnsi="Courier New" w:cs="Courier New"/>
          <w:color w:val="4EA72E" w:themeColor="accent6"/>
          <w:sz w:val="20"/>
          <w:szCs w:val="20"/>
          <w:lang w:val="en-US"/>
        </w:rPr>
        <w:t>/XYZ/.well-known</w:t>
      </w:r>
      <w:r w:rsidRPr="007865AD">
        <w:rPr>
          <w:rFonts w:ascii="Courier New" w:eastAsia="CiscoSansGlobal" w:hAnsi="Courier New" w:cs="Courier New"/>
          <w:color w:val="4EA72E" w:themeColor="accent6"/>
          <w:sz w:val="20"/>
          <w:szCs w:val="20"/>
          <w:lang w:val="en-US"/>
        </w:rPr>
        <w:t>/</w:t>
      </w:r>
      <w:proofErr w:type="spellStart"/>
      <w:r w:rsidRPr="007865AD">
        <w:rPr>
          <w:rFonts w:ascii="Courier New" w:eastAsia="CiscoSansGlobal" w:hAnsi="Courier New" w:cs="Courier New"/>
          <w:color w:val="4EA72E" w:themeColor="accent6"/>
          <w:sz w:val="20"/>
          <w:szCs w:val="20"/>
          <w:lang w:val="en-US"/>
        </w:rPr>
        <w:t>jwks.json</w:t>
      </w:r>
      <w:proofErr w:type="spellEnd"/>
      <w:r w:rsidRPr="007865AD">
        <w:rPr>
          <w:rFonts w:ascii="Courier New" w:eastAsia="CiscoSansGlobal" w:hAnsi="Courier New" w:cs="Courier New"/>
          <w:color w:val="4EA72E" w:themeColor="accent6"/>
          <w:sz w:val="20"/>
          <w:szCs w:val="20"/>
          <w:lang w:val="en-US"/>
        </w:rPr>
        <w:t>",</w:t>
      </w:r>
    </w:p>
    <w:p w14:paraId="467ECB5B" w14:textId="77777777" w:rsidR="00372242" w:rsidRPr="007865AD" w:rsidRDefault="4EBB02BB"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proofErr w:type="gramStart"/>
      <w:r w:rsidRPr="007865AD">
        <w:rPr>
          <w:rFonts w:ascii="Courier New" w:eastAsia="CiscoSansGlobal" w:hAnsi="Courier New" w:cs="Courier New"/>
          <w:color w:val="4EA72E" w:themeColor="accent6"/>
          <w:sz w:val="20"/>
          <w:szCs w:val="20"/>
          <w:lang w:val="en-US"/>
        </w:rPr>
        <w:t>token</w:t>
      </w:r>
      <w:proofErr w:type="gramEnd"/>
      <w:r w:rsidRPr="007865AD">
        <w:rPr>
          <w:rFonts w:ascii="Courier New" w:eastAsia="CiscoSansGlobal" w:hAnsi="Courier New" w:cs="Courier New"/>
          <w:color w:val="4EA72E" w:themeColor="accent6"/>
          <w:sz w:val="20"/>
          <w:szCs w:val="20"/>
          <w:lang w:val="en-US"/>
        </w:rPr>
        <w:t>_endpoint_auth_method</w:t>
      </w:r>
      <w:proofErr w:type="spellEnd"/>
      <w:r w:rsidRPr="007865AD">
        <w:rPr>
          <w:rFonts w:ascii="Courier New" w:eastAsia="CiscoSansGlobal" w:hAnsi="Courier New" w:cs="Courier New"/>
          <w:color w:val="4EA72E" w:themeColor="accent6"/>
          <w:sz w:val="20"/>
          <w:szCs w:val="20"/>
          <w:lang w:val="en-US"/>
        </w:rPr>
        <w:t>": "</w:t>
      </w:r>
      <w:proofErr w:type="spellStart"/>
      <w:r w:rsidRPr="007865AD">
        <w:rPr>
          <w:rFonts w:ascii="Courier New" w:eastAsia="CiscoSansGlobal" w:hAnsi="Courier New" w:cs="Courier New"/>
          <w:color w:val="4EA72E" w:themeColor="accent6"/>
          <w:sz w:val="20"/>
          <w:szCs w:val="20"/>
          <w:lang w:val="en-US"/>
        </w:rPr>
        <w:t>private_key_jwt</w:t>
      </w:r>
      <w:proofErr w:type="spellEnd"/>
      <w:r w:rsidRPr="007865AD">
        <w:rPr>
          <w:rFonts w:ascii="Courier New" w:eastAsia="CiscoSansGlobal" w:hAnsi="Courier New" w:cs="Courier New"/>
          <w:color w:val="4EA72E" w:themeColor="accent6"/>
          <w:sz w:val="20"/>
          <w:szCs w:val="20"/>
          <w:lang w:val="en-US"/>
        </w:rPr>
        <w:t>",</w:t>
      </w:r>
    </w:p>
    <w:p w14:paraId="699F1C40" w14:textId="314D7E3F" w:rsidR="00853B79" w:rsidRPr="007865AD" w:rsidRDefault="1B01C4AE"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r w:rsidRPr="007865AD">
        <w:rPr>
          <w:rFonts w:ascii="Courier New" w:eastAsia="CiscoSansGlobal" w:hAnsi="Courier New" w:cs="Courier New"/>
          <w:color w:val="4EA72E" w:themeColor="accent6"/>
          <w:sz w:val="20"/>
          <w:szCs w:val="20"/>
          <w:lang w:val="en-US"/>
        </w:rPr>
        <w:t>vc+jwt</w:t>
      </w:r>
      <w:proofErr w:type="spellEnd"/>
      <w:r w:rsidRPr="007865AD">
        <w:rPr>
          <w:rFonts w:ascii="Courier New" w:eastAsia="CiscoSansGlobal" w:hAnsi="Courier New" w:cs="Courier New"/>
          <w:color w:val="4EA72E" w:themeColor="accent6"/>
          <w:sz w:val="20"/>
          <w:szCs w:val="20"/>
          <w:lang w:val="en-US"/>
        </w:rPr>
        <w:t>": "{VC with JOSE envelope}",</w:t>
      </w:r>
    </w:p>
    <w:p w14:paraId="4433122A" w14:textId="6FCFEAEC" w:rsidR="00372242" w:rsidRPr="007865AD" w:rsidRDefault="4EBB02BB"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w:t>
      </w:r>
    </w:p>
    <w:p w14:paraId="2D9A5293" w14:textId="438B6D2D" w:rsidR="00372242" w:rsidRPr="007865AD" w:rsidRDefault="007865AD" w:rsidP="007865AD">
      <w:pPr>
        <w:pStyle w:val="Titre3"/>
        <w:rPr>
          <w:lang w:val="en-US"/>
        </w:rPr>
      </w:pPr>
      <w:bookmarkStart w:id="27" w:name="_Toc216703606"/>
      <w:r>
        <w:rPr>
          <w:lang w:val="en-US"/>
        </w:rPr>
        <w:t>VC</w:t>
      </w:r>
      <w:r w:rsidR="1B01C4AE" w:rsidRPr="007865AD">
        <w:rPr>
          <w:lang w:val="en-US"/>
        </w:rPr>
        <w:t xml:space="preserve"> </w:t>
      </w:r>
      <w:r w:rsidRPr="007865AD">
        <w:rPr>
          <w:lang w:val="en-US"/>
        </w:rPr>
        <w:t>ex</w:t>
      </w:r>
      <w:r>
        <w:rPr>
          <w:lang w:val="en-US"/>
        </w:rPr>
        <w:t>a</w:t>
      </w:r>
      <w:r w:rsidRPr="007865AD">
        <w:rPr>
          <w:lang w:val="en-US"/>
        </w:rPr>
        <w:t>mple</w:t>
      </w:r>
      <w:bookmarkEnd w:id="27"/>
    </w:p>
    <w:p w14:paraId="374F53EB"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w:t>
      </w:r>
    </w:p>
    <w:p w14:paraId="79533C8E"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"@context": [</w:t>
      </w:r>
    </w:p>
    <w:p w14:paraId="0946F9CB"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"https://www.w3.org/2018/credentials/v1",</w:t>
      </w:r>
    </w:p>
    <w:p w14:paraId="02E98AEF" w14:textId="37CB10B4"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"https://example.org/</w:t>
      </w:r>
      <w:proofErr w:type="spellStart"/>
      <w:r w:rsidRPr="007865AD">
        <w:rPr>
          <w:rFonts w:ascii="Courier New" w:eastAsia="CiscoSansGlobal" w:hAnsi="Courier New" w:cs="Courier New"/>
          <w:color w:val="4EA72E" w:themeColor="accent6"/>
          <w:sz w:val="20"/>
          <w:szCs w:val="20"/>
          <w:lang w:val="en-US"/>
        </w:rPr>
        <w:t>mcp</w:t>
      </w:r>
      <w:proofErr w:type="spellEnd"/>
      <w:r w:rsidRPr="007865AD">
        <w:rPr>
          <w:rFonts w:ascii="Courier New" w:eastAsia="CiscoSansGlobal" w:hAnsi="Courier New" w:cs="Courier New"/>
          <w:color w:val="4EA72E" w:themeColor="accent6"/>
          <w:sz w:val="20"/>
          <w:szCs w:val="20"/>
          <w:lang w:val="en-US"/>
        </w:rPr>
        <w:t>-server/schema/v1"</w:t>
      </w:r>
    </w:p>
    <w:p w14:paraId="5483B06A"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
    <w:p w14:paraId="5B13B830" w14:textId="11B7965E"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"type": ["</w:t>
      </w:r>
      <w:proofErr w:type="spellStart"/>
      <w:r w:rsidRPr="007865AD">
        <w:rPr>
          <w:rFonts w:ascii="Courier New" w:eastAsia="CiscoSansGlobal" w:hAnsi="Courier New" w:cs="Courier New"/>
          <w:color w:val="4EA72E" w:themeColor="accent6"/>
          <w:sz w:val="20"/>
          <w:szCs w:val="20"/>
          <w:lang w:val="en-US"/>
        </w:rPr>
        <w:t>VerifiableCredential</w:t>
      </w:r>
      <w:proofErr w:type="spellEnd"/>
      <w:r w:rsidRPr="007865AD">
        <w:rPr>
          <w:rFonts w:ascii="Courier New" w:eastAsia="CiscoSansGlobal" w:hAnsi="Courier New" w:cs="Courier New"/>
          <w:color w:val="4EA72E" w:themeColor="accent6"/>
          <w:sz w:val="20"/>
          <w:szCs w:val="20"/>
          <w:lang w:val="en-US"/>
        </w:rPr>
        <w:t>", "</w:t>
      </w:r>
      <w:proofErr w:type="spellStart"/>
      <w:r w:rsidRPr="007865AD">
        <w:rPr>
          <w:rFonts w:ascii="Courier New" w:eastAsia="CiscoSansGlobal" w:hAnsi="Courier New" w:cs="Courier New"/>
          <w:color w:val="4EA72E" w:themeColor="accent6"/>
          <w:sz w:val="20"/>
          <w:szCs w:val="20"/>
          <w:lang w:val="en-US"/>
        </w:rPr>
        <w:t>McpServerCredential</w:t>
      </w:r>
      <w:proofErr w:type="spellEnd"/>
      <w:r w:rsidRPr="007865AD">
        <w:rPr>
          <w:rFonts w:ascii="Courier New" w:eastAsia="CiscoSansGlobal" w:hAnsi="Courier New" w:cs="Courier New"/>
          <w:color w:val="4EA72E" w:themeColor="accent6"/>
          <w:sz w:val="20"/>
          <w:szCs w:val="20"/>
          <w:lang w:val="en-US"/>
        </w:rPr>
        <w:t>"],</w:t>
      </w:r>
    </w:p>
    <w:p w14:paraId="1E8DE693" w14:textId="5F5BFD5E"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"issuer": "</w:t>
      </w:r>
      <w:proofErr w:type="gramStart"/>
      <w:r w:rsidRPr="007865AD">
        <w:rPr>
          <w:rFonts w:ascii="Courier New" w:eastAsia="CiscoSansGlobal" w:hAnsi="Courier New" w:cs="Courier New"/>
          <w:color w:val="4EA72E" w:themeColor="accent6"/>
          <w:sz w:val="20"/>
          <w:szCs w:val="20"/>
          <w:lang w:val="en-US"/>
        </w:rPr>
        <w:t>did:web</w:t>
      </w:r>
      <w:proofErr w:type="gramEnd"/>
      <w:r w:rsidR="2790E059" w:rsidRPr="007865AD">
        <w:rPr>
          <w:rFonts w:ascii="Courier New" w:eastAsia="CiscoSansGlobal" w:hAnsi="Courier New" w:cs="Courier New"/>
          <w:color w:val="4EA72E" w:themeColor="accent6"/>
          <w:sz w:val="20"/>
          <w:szCs w:val="20"/>
          <w:lang w:val="en-US"/>
        </w:rPr>
        <w:t>:XYZ</w:t>
      </w:r>
      <w:r w:rsidR="5936860C" w:rsidRPr="007865AD">
        <w:rPr>
          <w:rFonts w:ascii="Courier New" w:eastAsia="CiscoSansGlobal" w:hAnsi="Courier New" w:cs="Courier New"/>
          <w:color w:val="4EA72E" w:themeColor="accent6"/>
          <w:sz w:val="20"/>
          <w:szCs w:val="20"/>
          <w:lang w:val="en-US"/>
        </w:rPr>
        <w:t>.okta.com</w:t>
      </w:r>
      <w:r w:rsidRPr="007865AD">
        <w:rPr>
          <w:rFonts w:ascii="Courier New" w:eastAsia="CiscoSansGlobal" w:hAnsi="Courier New" w:cs="Courier New"/>
          <w:color w:val="4EA72E" w:themeColor="accent6"/>
          <w:sz w:val="20"/>
          <w:szCs w:val="20"/>
          <w:lang w:val="en-US"/>
        </w:rPr>
        <w:t>",</w:t>
      </w:r>
    </w:p>
    <w:p w14:paraId="78A9DF9A" w14:textId="70C57DE0"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proofErr w:type="gramStart"/>
      <w:r w:rsidRPr="007865AD">
        <w:rPr>
          <w:rFonts w:ascii="Courier New" w:eastAsia="CiscoSansGlobal" w:hAnsi="Courier New" w:cs="Courier New"/>
          <w:color w:val="4EA72E" w:themeColor="accent6"/>
          <w:sz w:val="20"/>
          <w:szCs w:val="20"/>
          <w:lang w:val="en-US"/>
        </w:rPr>
        <w:t>jwks</w:t>
      </w:r>
      <w:proofErr w:type="gramEnd"/>
      <w:r w:rsidRPr="007865AD">
        <w:rPr>
          <w:rFonts w:ascii="Courier New" w:eastAsia="CiscoSansGlobal" w:hAnsi="Courier New" w:cs="Courier New"/>
          <w:color w:val="4EA72E" w:themeColor="accent6"/>
          <w:sz w:val="20"/>
          <w:szCs w:val="20"/>
          <w:lang w:val="en-US"/>
        </w:rPr>
        <w:t>_uri</w:t>
      </w:r>
      <w:proofErr w:type="spellEnd"/>
      <w:r w:rsidRPr="007865AD">
        <w:rPr>
          <w:rFonts w:ascii="Courier New" w:eastAsia="CiscoSansGlobal" w:hAnsi="Courier New" w:cs="Courier New"/>
          <w:color w:val="4EA72E" w:themeColor="accent6"/>
          <w:sz w:val="20"/>
          <w:szCs w:val="20"/>
          <w:lang w:val="en-US"/>
        </w:rPr>
        <w:t>": "https://</w:t>
      </w:r>
      <w:r w:rsidR="5936860C" w:rsidRPr="007865AD">
        <w:rPr>
          <w:rFonts w:ascii="Courier New" w:eastAsia="CiscoSansGlobal" w:hAnsi="Courier New" w:cs="Courier New"/>
          <w:color w:val="4EA72E" w:themeColor="accent6"/>
          <w:sz w:val="20"/>
          <w:szCs w:val="20"/>
          <w:lang w:val="en-US"/>
        </w:rPr>
        <w:t>identity-service</w:t>
      </w:r>
      <w:r w:rsidRPr="007865AD">
        <w:rPr>
          <w:rFonts w:ascii="Courier New" w:eastAsia="CiscoSansGlobal" w:hAnsi="Courier New" w:cs="Courier New"/>
          <w:color w:val="4EA72E" w:themeColor="accent6"/>
          <w:sz w:val="20"/>
          <w:szCs w:val="20"/>
          <w:lang w:val="en-US"/>
        </w:rPr>
        <w:t>/</w:t>
      </w:r>
      <w:r w:rsidR="2790E059" w:rsidRPr="007865AD">
        <w:rPr>
          <w:rFonts w:ascii="Courier New" w:eastAsia="CiscoSansGlobal" w:hAnsi="Courier New" w:cs="Courier New"/>
          <w:color w:val="4EA72E" w:themeColor="accent6"/>
          <w:sz w:val="20"/>
          <w:szCs w:val="20"/>
          <w:lang w:val="en-US"/>
        </w:rPr>
        <w:t>XYX/.well-known</w:t>
      </w:r>
      <w:r w:rsidRPr="007865AD">
        <w:rPr>
          <w:rFonts w:ascii="Courier New" w:eastAsia="CiscoSansGlobal" w:hAnsi="Courier New" w:cs="Courier New"/>
          <w:color w:val="4EA72E" w:themeColor="accent6"/>
          <w:sz w:val="20"/>
          <w:szCs w:val="20"/>
          <w:lang w:val="en-US"/>
        </w:rPr>
        <w:t>/</w:t>
      </w:r>
      <w:proofErr w:type="spellStart"/>
      <w:r w:rsidRPr="007865AD">
        <w:rPr>
          <w:rFonts w:ascii="Courier New" w:eastAsia="CiscoSansGlobal" w:hAnsi="Courier New" w:cs="Courier New"/>
          <w:color w:val="4EA72E" w:themeColor="accent6"/>
          <w:sz w:val="20"/>
          <w:szCs w:val="20"/>
          <w:lang w:val="en-US"/>
        </w:rPr>
        <w:t>jwks.json</w:t>
      </w:r>
      <w:proofErr w:type="spellEnd"/>
      <w:r w:rsidRPr="007865AD">
        <w:rPr>
          <w:rFonts w:ascii="Courier New" w:eastAsia="CiscoSansGlobal" w:hAnsi="Courier New" w:cs="Courier New"/>
          <w:color w:val="4EA72E" w:themeColor="accent6"/>
          <w:sz w:val="20"/>
          <w:szCs w:val="20"/>
          <w:lang w:val="en-US"/>
        </w:rPr>
        <w:t>",</w:t>
      </w:r>
    </w:p>
    <w:p w14:paraId="44D366C6"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r w:rsidRPr="007865AD">
        <w:rPr>
          <w:rFonts w:ascii="Courier New" w:eastAsia="CiscoSansGlobal" w:hAnsi="Courier New" w:cs="Courier New"/>
          <w:color w:val="4EA72E" w:themeColor="accent6"/>
          <w:sz w:val="20"/>
          <w:szCs w:val="20"/>
          <w:lang w:val="en-US"/>
        </w:rPr>
        <w:t>issuanceDate</w:t>
      </w:r>
      <w:proofErr w:type="spellEnd"/>
      <w:r w:rsidRPr="007865AD">
        <w:rPr>
          <w:rFonts w:ascii="Courier New" w:eastAsia="CiscoSansGlobal" w:hAnsi="Courier New" w:cs="Courier New"/>
          <w:color w:val="4EA72E" w:themeColor="accent6"/>
          <w:sz w:val="20"/>
          <w:szCs w:val="20"/>
          <w:lang w:val="en-US"/>
        </w:rPr>
        <w:t>": "2025-11-10T00:00:00Z",</w:t>
      </w:r>
    </w:p>
    <w:p w14:paraId="7D1A9DCE"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r w:rsidRPr="007865AD">
        <w:rPr>
          <w:rFonts w:ascii="Courier New" w:eastAsia="CiscoSansGlobal" w:hAnsi="Courier New" w:cs="Courier New"/>
          <w:color w:val="4EA72E" w:themeColor="accent6"/>
          <w:sz w:val="20"/>
          <w:szCs w:val="20"/>
          <w:lang w:val="en-US"/>
        </w:rPr>
        <w:t>credentialSubject</w:t>
      </w:r>
      <w:proofErr w:type="spellEnd"/>
      <w:r w:rsidRPr="007865AD">
        <w:rPr>
          <w:rFonts w:ascii="Courier New" w:eastAsia="CiscoSansGlobal" w:hAnsi="Courier New" w:cs="Courier New"/>
          <w:color w:val="4EA72E" w:themeColor="accent6"/>
          <w:sz w:val="20"/>
          <w:szCs w:val="20"/>
          <w:lang w:val="en-US"/>
        </w:rPr>
        <w:t>": {</w:t>
      </w:r>
    </w:p>
    <w:p w14:paraId="0124ECEA" w14:textId="547233A4"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"id": "</w:t>
      </w:r>
      <w:r w:rsidR="1F29F905" w:rsidRPr="007865AD">
        <w:rPr>
          <w:rFonts w:ascii="Courier New" w:eastAsia="CiscoSansGlobal" w:hAnsi="Courier New" w:cs="Courier New"/>
          <w:color w:val="4EA72E" w:themeColor="accent6"/>
          <w:sz w:val="20"/>
          <w:szCs w:val="20"/>
          <w:lang w:val="en-US"/>
        </w:rPr>
        <w:t>https://identity_service/mcp-001/</w:t>
      </w:r>
      <w:proofErr w:type="spellStart"/>
      <w:r w:rsidR="1F29F905" w:rsidRPr="007865AD">
        <w:rPr>
          <w:rFonts w:ascii="Courier New" w:eastAsia="CiscoSansGlobal" w:hAnsi="Courier New" w:cs="Courier New"/>
          <w:color w:val="4EA72E" w:themeColor="accent6"/>
          <w:sz w:val="20"/>
          <w:szCs w:val="20"/>
          <w:lang w:val="en-US"/>
        </w:rPr>
        <w:t>oauth</w:t>
      </w:r>
      <w:proofErr w:type="spellEnd"/>
      <w:r w:rsidR="1F29F905" w:rsidRPr="007865AD">
        <w:rPr>
          <w:rFonts w:ascii="Courier New" w:eastAsia="CiscoSansGlobal" w:hAnsi="Courier New" w:cs="Courier New"/>
          <w:color w:val="4EA72E" w:themeColor="accent6"/>
          <w:sz w:val="20"/>
          <w:szCs w:val="20"/>
          <w:lang w:val="en-US"/>
        </w:rPr>
        <w:t>/client-</w:t>
      </w:r>
      <w:proofErr w:type="spellStart"/>
      <w:r w:rsidR="1F29F905" w:rsidRPr="007865AD">
        <w:rPr>
          <w:rFonts w:ascii="Courier New" w:eastAsia="CiscoSansGlobal" w:hAnsi="Courier New" w:cs="Courier New"/>
          <w:color w:val="4EA72E" w:themeColor="accent6"/>
          <w:sz w:val="20"/>
          <w:szCs w:val="20"/>
          <w:lang w:val="en-US"/>
        </w:rPr>
        <w:t>metadata.json</w:t>
      </w:r>
      <w:proofErr w:type="spellEnd"/>
      <w:r w:rsidRPr="007865AD">
        <w:rPr>
          <w:rFonts w:ascii="Courier New" w:eastAsia="CiscoSansGlobal" w:hAnsi="Courier New" w:cs="Courier New"/>
          <w:color w:val="4EA72E" w:themeColor="accent6"/>
          <w:sz w:val="20"/>
          <w:szCs w:val="20"/>
          <w:lang w:val="en-US"/>
        </w:rPr>
        <w:t>",</w:t>
      </w:r>
    </w:p>
    <w:p w14:paraId="00A170E7" w14:textId="32E222E2"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"name": "</w:t>
      </w:r>
      <w:r w:rsidR="1F29F905" w:rsidRPr="007865AD">
        <w:rPr>
          <w:rFonts w:ascii="Courier New" w:eastAsia="CiscoSansGlobal" w:hAnsi="Courier New" w:cs="Courier New"/>
          <w:color w:val="4EA72E" w:themeColor="accent6"/>
          <w:sz w:val="20"/>
          <w:szCs w:val="20"/>
          <w:lang w:val="en-US"/>
        </w:rPr>
        <w:t>MCP-001</w:t>
      </w:r>
      <w:r w:rsidRPr="007865AD">
        <w:rPr>
          <w:rFonts w:ascii="Courier New" w:eastAsia="CiscoSansGlobal" w:hAnsi="Courier New" w:cs="Courier New"/>
          <w:color w:val="4EA72E" w:themeColor="accent6"/>
          <w:sz w:val="20"/>
          <w:szCs w:val="20"/>
          <w:lang w:val="en-US"/>
        </w:rPr>
        <w:t>",</w:t>
      </w:r>
    </w:p>
    <w:p w14:paraId="3FCBFC7A" w14:textId="19D2A888"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"version": "3.2.1",</w:t>
      </w:r>
    </w:p>
    <w:p w14:paraId="0FA19908"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"compliance": ["ISO-27001", "GDPR"],</w:t>
      </w:r>
    </w:p>
    <w:p w14:paraId="45789109"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r w:rsidRPr="007865AD">
        <w:rPr>
          <w:rFonts w:ascii="Courier New" w:eastAsia="CiscoSansGlobal" w:hAnsi="Courier New" w:cs="Courier New"/>
          <w:color w:val="4EA72E" w:themeColor="accent6"/>
          <w:sz w:val="20"/>
          <w:szCs w:val="20"/>
          <w:lang w:val="en-US"/>
        </w:rPr>
        <w:t>trustScore</w:t>
      </w:r>
      <w:proofErr w:type="spellEnd"/>
      <w:r w:rsidRPr="007865AD">
        <w:rPr>
          <w:rFonts w:ascii="Courier New" w:eastAsia="CiscoSansGlobal" w:hAnsi="Courier New" w:cs="Courier New"/>
          <w:color w:val="4EA72E" w:themeColor="accent6"/>
          <w:sz w:val="20"/>
          <w:szCs w:val="20"/>
          <w:lang w:val="en-US"/>
        </w:rPr>
        <w:t>": 0.94</w:t>
      </w:r>
    </w:p>
    <w:p w14:paraId="3D60EAE6"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
    <w:p w14:paraId="4A205138"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"proof": {</w:t>
      </w:r>
    </w:p>
    <w:p w14:paraId="54D8BF1D"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"type": "Ed25519Signature2020",</w:t>
      </w:r>
    </w:p>
    <w:p w14:paraId="1A289959"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"created": "2025-11-10T00:00:00Z",</w:t>
      </w:r>
    </w:p>
    <w:p w14:paraId="228FAEB2"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r w:rsidRPr="007865AD">
        <w:rPr>
          <w:rFonts w:ascii="Courier New" w:eastAsia="CiscoSansGlobal" w:hAnsi="Courier New" w:cs="Courier New"/>
          <w:color w:val="4EA72E" w:themeColor="accent6"/>
          <w:sz w:val="20"/>
          <w:szCs w:val="20"/>
          <w:lang w:val="en-US"/>
        </w:rPr>
        <w:t>proofPurpose</w:t>
      </w:r>
      <w:proofErr w:type="spellEnd"/>
      <w:r w:rsidRPr="007865AD">
        <w:rPr>
          <w:rFonts w:ascii="Courier New" w:eastAsia="CiscoSansGlobal" w:hAnsi="Courier New" w:cs="Courier New"/>
          <w:color w:val="4EA72E" w:themeColor="accent6"/>
          <w:sz w:val="20"/>
          <w:szCs w:val="20"/>
          <w:lang w:val="en-US"/>
        </w:rPr>
        <w:t>": "</w:t>
      </w:r>
      <w:proofErr w:type="spellStart"/>
      <w:r w:rsidRPr="007865AD">
        <w:rPr>
          <w:rFonts w:ascii="Courier New" w:eastAsia="CiscoSansGlobal" w:hAnsi="Courier New" w:cs="Courier New"/>
          <w:color w:val="4EA72E" w:themeColor="accent6"/>
          <w:sz w:val="20"/>
          <w:szCs w:val="20"/>
          <w:lang w:val="en-US"/>
        </w:rPr>
        <w:t>assertionMethod</w:t>
      </w:r>
      <w:proofErr w:type="spellEnd"/>
      <w:r w:rsidRPr="007865AD">
        <w:rPr>
          <w:rFonts w:ascii="Courier New" w:eastAsia="CiscoSansGlobal" w:hAnsi="Courier New" w:cs="Courier New"/>
          <w:color w:val="4EA72E" w:themeColor="accent6"/>
          <w:sz w:val="20"/>
          <w:szCs w:val="20"/>
          <w:lang w:val="en-US"/>
        </w:rPr>
        <w:t>",</w:t>
      </w:r>
    </w:p>
    <w:p w14:paraId="7D2DA173" w14:textId="1FF88114"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r w:rsidRPr="007865AD">
        <w:rPr>
          <w:rFonts w:ascii="Courier New" w:eastAsia="CiscoSansGlobal" w:hAnsi="Courier New" w:cs="Courier New"/>
          <w:color w:val="4EA72E" w:themeColor="accent6"/>
          <w:sz w:val="20"/>
          <w:szCs w:val="20"/>
          <w:lang w:val="en-US"/>
        </w:rPr>
        <w:t>verificationMethod</w:t>
      </w:r>
      <w:proofErr w:type="spellEnd"/>
      <w:r w:rsidRPr="007865AD">
        <w:rPr>
          <w:rFonts w:ascii="Courier New" w:eastAsia="CiscoSansGlobal" w:hAnsi="Courier New" w:cs="Courier New"/>
          <w:color w:val="4EA72E" w:themeColor="accent6"/>
          <w:sz w:val="20"/>
          <w:szCs w:val="20"/>
          <w:lang w:val="en-US"/>
        </w:rPr>
        <w:t>": "</w:t>
      </w:r>
      <w:proofErr w:type="spellStart"/>
      <w:proofErr w:type="gramStart"/>
      <w:r w:rsidRPr="007865AD">
        <w:rPr>
          <w:rFonts w:ascii="Courier New" w:eastAsia="CiscoSansGlobal" w:hAnsi="Courier New" w:cs="Courier New"/>
          <w:color w:val="4EA72E" w:themeColor="accent6"/>
          <w:sz w:val="20"/>
          <w:szCs w:val="20"/>
          <w:lang w:val="en-US"/>
        </w:rPr>
        <w:t>did:web</w:t>
      </w:r>
      <w:proofErr w:type="gramEnd"/>
      <w:r w:rsidRPr="007865AD">
        <w:rPr>
          <w:rFonts w:ascii="Courier New" w:eastAsia="CiscoSansGlobal" w:hAnsi="Courier New" w:cs="Courier New"/>
          <w:color w:val="4EA72E" w:themeColor="accent6"/>
          <w:sz w:val="20"/>
          <w:szCs w:val="20"/>
          <w:lang w:val="en-US"/>
        </w:rPr>
        <w:t>:</w:t>
      </w:r>
      <w:r w:rsidR="380E297F" w:rsidRPr="007865AD">
        <w:rPr>
          <w:rFonts w:ascii="Courier New" w:eastAsia="CiscoSansGlobal" w:hAnsi="Courier New" w:cs="Courier New"/>
          <w:color w:val="4EA72E" w:themeColor="accent6"/>
          <w:sz w:val="20"/>
          <w:szCs w:val="20"/>
          <w:lang w:val="en-US"/>
        </w:rPr>
        <w:t>identity-service</w:t>
      </w:r>
      <w:proofErr w:type="spellEnd"/>
      <w:r w:rsidR="1F29F905" w:rsidRPr="007865AD">
        <w:rPr>
          <w:rFonts w:ascii="Courier New" w:eastAsia="CiscoSansGlobal" w:hAnsi="Courier New" w:cs="Courier New"/>
          <w:color w:val="4EA72E" w:themeColor="accent6"/>
          <w:sz w:val="20"/>
          <w:szCs w:val="20"/>
          <w:lang w:val="en-US"/>
        </w:rPr>
        <w:t>/XYZ</w:t>
      </w:r>
      <w:r w:rsidRPr="007865AD">
        <w:rPr>
          <w:rFonts w:ascii="Courier New" w:eastAsia="CiscoSansGlobal" w:hAnsi="Courier New" w:cs="Courier New"/>
          <w:color w:val="4EA72E" w:themeColor="accent6"/>
          <w:sz w:val="20"/>
          <w:szCs w:val="20"/>
          <w:lang w:val="en-US"/>
        </w:rPr>
        <w:t>#keys-1",</w:t>
      </w:r>
    </w:p>
    <w:p w14:paraId="5A97C138" w14:textId="77777777" w:rsidR="007826F1"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roofErr w:type="spellStart"/>
      <w:r w:rsidRPr="007865AD">
        <w:rPr>
          <w:rFonts w:ascii="Courier New" w:eastAsia="CiscoSansGlobal" w:hAnsi="Courier New" w:cs="Courier New"/>
          <w:color w:val="4EA72E" w:themeColor="accent6"/>
          <w:sz w:val="20"/>
          <w:szCs w:val="20"/>
          <w:lang w:val="en-US"/>
        </w:rPr>
        <w:t>jws</w:t>
      </w:r>
      <w:proofErr w:type="spellEnd"/>
      <w:r w:rsidRPr="007865AD">
        <w:rPr>
          <w:rFonts w:ascii="Courier New" w:eastAsia="CiscoSansGlobal" w:hAnsi="Courier New" w:cs="Courier New"/>
          <w:color w:val="4EA72E" w:themeColor="accent6"/>
          <w:sz w:val="20"/>
          <w:szCs w:val="20"/>
          <w:lang w:val="en-US"/>
        </w:rPr>
        <w:t>": "eyJhbGciOiJFZERTQSJ</w:t>
      </w:r>
      <w:proofErr w:type="gramStart"/>
      <w:r w:rsidRPr="007865AD">
        <w:rPr>
          <w:rFonts w:ascii="Courier New" w:eastAsia="CiscoSansGlobal" w:hAnsi="Courier New" w:cs="Courier New"/>
          <w:color w:val="4EA72E" w:themeColor="accent6"/>
          <w:sz w:val="20"/>
          <w:szCs w:val="20"/>
          <w:lang w:val="en-US"/>
        </w:rPr>
        <w:t>9..</w:t>
      </w:r>
      <w:proofErr w:type="gramEnd"/>
      <w:r w:rsidRPr="007865AD">
        <w:rPr>
          <w:rFonts w:ascii="Courier New" w:eastAsia="CiscoSansGlobal" w:hAnsi="Courier New" w:cs="Courier New"/>
          <w:color w:val="4EA72E" w:themeColor="accent6"/>
          <w:sz w:val="20"/>
          <w:szCs w:val="20"/>
          <w:lang w:val="en-US"/>
        </w:rPr>
        <w:t>xyzsignature"</w:t>
      </w:r>
    </w:p>
    <w:p w14:paraId="7889D0DF" w14:textId="0ADC78B5" w:rsidR="00372242" w:rsidRPr="007865AD" w:rsidRDefault="080E1C84" w:rsidP="00C645F2">
      <w:pPr>
        <w:pStyle w:val="Sansinterligne"/>
        <w:rPr>
          <w:rFonts w:ascii="Courier New" w:eastAsia="CiscoSansGlobal" w:hAnsi="Courier New" w:cs="Courier New"/>
          <w:color w:val="4EA72E" w:themeColor="accent6"/>
          <w:sz w:val="20"/>
          <w:szCs w:val="20"/>
          <w:lang w:val="en-US"/>
        </w:rPr>
      </w:pPr>
      <w:r w:rsidRPr="007865AD">
        <w:rPr>
          <w:rFonts w:ascii="Courier New" w:eastAsia="CiscoSansGlobal" w:hAnsi="Courier New" w:cs="Courier New"/>
          <w:color w:val="4EA72E" w:themeColor="accent6"/>
          <w:sz w:val="20"/>
          <w:szCs w:val="20"/>
          <w:lang w:val="en-US"/>
        </w:rPr>
        <w:t xml:space="preserve">  }</w:t>
      </w:r>
    </w:p>
    <w:p w14:paraId="56FF2FF8" w14:textId="60EDE881"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640AB47C" w14:textId="3A8A765B"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0F9AC4FD" w14:textId="66C4791E"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0EBC7027" w14:textId="21DEA951"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577BEA5B" w14:textId="2E5B0E67"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04671511" w14:textId="50F7B703"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04A2F8E2" w14:textId="5880F754"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29E72F77" w14:textId="45F6B063"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34D790B3" w14:textId="04EB2664"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08130CA8" w14:textId="0AF86590"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4AD934F3" w14:textId="6C7B6EE9"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521FF500" w14:textId="4F068393"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1EFC9848" w14:textId="0C8A0985"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3C670EFC" w14:textId="3F046200"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400E7E85" w14:textId="131AFD0B"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7114A4DE" w14:textId="73CB90BD"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32101361" w14:textId="5F71E2D4"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680AC681" w14:textId="6A6390E8" w:rsidR="49C77CB6" w:rsidRPr="007865AD" w:rsidRDefault="49C77CB6" w:rsidP="49C77CB6">
      <w:pPr>
        <w:pStyle w:val="Sansinterligne"/>
        <w:rPr>
          <w:rFonts w:ascii="Courier New" w:eastAsia="CiscoSansGlobal" w:hAnsi="Courier New" w:cs="Courier New"/>
          <w:color w:val="4EA72E" w:themeColor="accent6"/>
          <w:sz w:val="20"/>
          <w:szCs w:val="20"/>
          <w:lang w:val="en-US"/>
        </w:rPr>
      </w:pPr>
    </w:p>
    <w:p w14:paraId="29C4E1A4" w14:textId="77777777" w:rsidR="00337404" w:rsidRPr="007865AD" w:rsidRDefault="00337404" w:rsidP="49C77CB6">
      <w:pPr>
        <w:pStyle w:val="Sansinterligne"/>
        <w:rPr>
          <w:rFonts w:ascii="Courier New" w:eastAsia="CiscoSansGlobal" w:hAnsi="Courier New" w:cs="Courier New"/>
          <w:color w:val="4EA72E" w:themeColor="accent6"/>
          <w:sz w:val="20"/>
          <w:szCs w:val="20"/>
          <w:lang w:val="en-US"/>
        </w:rPr>
      </w:pPr>
    </w:p>
    <w:p w14:paraId="082B185A" w14:textId="77777777" w:rsidR="00337404" w:rsidRPr="007865AD" w:rsidRDefault="00337404" w:rsidP="49C77CB6">
      <w:pPr>
        <w:pStyle w:val="Sansinterligne"/>
        <w:rPr>
          <w:rFonts w:ascii="Courier New" w:eastAsia="CiscoSansGlobal" w:hAnsi="Courier New" w:cs="Courier New"/>
          <w:color w:val="4EA72E" w:themeColor="accent6"/>
          <w:sz w:val="20"/>
          <w:szCs w:val="20"/>
          <w:lang w:val="en-US"/>
        </w:rPr>
      </w:pPr>
    </w:p>
    <w:p w14:paraId="79C05798" w14:textId="77777777" w:rsidR="00337404" w:rsidRPr="007865AD" w:rsidRDefault="00337404" w:rsidP="49C77CB6">
      <w:pPr>
        <w:pStyle w:val="Sansinterligne"/>
        <w:rPr>
          <w:rFonts w:ascii="Courier New" w:eastAsia="CiscoSansGlobal" w:hAnsi="Courier New" w:cs="Courier New"/>
          <w:color w:val="4EA72E" w:themeColor="accent6"/>
          <w:sz w:val="20"/>
          <w:szCs w:val="20"/>
          <w:lang w:val="en-US"/>
        </w:rPr>
      </w:pPr>
    </w:p>
    <w:p w14:paraId="4675AB89" w14:textId="77777777" w:rsidR="00337404" w:rsidRPr="007865AD" w:rsidRDefault="00337404" w:rsidP="49C77CB6">
      <w:pPr>
        <w:pStyle w:val="Sansinterligne"/>
        <w:rPr>
          <w:rFonts w:ascii="Courier New" w:eastAsia="CiscoSansGlobal" w:hAnsi="Courier New" w:cs="Courier New"/>
          <w:color w:val="4EA72E" w:themeColor="accent6"/>
          <w:sz w:val="20"/>
          <w:szCs w:val="20"/>
          <w:lang w:val="en-US"/>
        </w:rPr>
      </w:pPr>
    </w:p>
    <w:p w14:paraId="30D6D7A6" w14:textId="77777777" w:rsidR="00337404" w:rsidRPr="007865AD" w:rsidRDefault="00337404" w:rsidP="49C77CB6">
      <w:pPr>
        <w:pStyle w:val="Sansinterligne"/>
        <w:rPr>
          <w:rFonts w:ascii="Courier New" w:eastAsia="CiscoSansGlobal" w:hAnsi="Courier New" w:cs="Courier New"/>
          <w:color w:val="4EA72E" w:themeColor="accent6"/>
          <w:sz w:val="20"/>
          <w:szCs w:val="20"/>
          <w:lang w:val="en-US"/>
        </w:rPr>
      </w:pPr>
    </w:p>
    <w:sectPr w:rsidR="00337404" w:rsidRPr="007865AD">
      <w:footerReference w:type="even" r:id="rId12"/>
      <w:footerReference w:type="default" r:id="rId13"/>
      <w:footerReference w:type="first" r:id="rId1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ank Brockners (fbrockne)" w:date="2025-11-19T19:53:00Z" w:initials="F(">
    <w:p w14:paraId="4F867013" w14:textId="73894A4E" w:rsidR="00C5108B" w:rsidRDefault="00C5108B">
      <w:pPr>
        <w:pStyle w:val="Commentaire"/>
      </w:pPr>
      <w:r>
        <w:rPr>
          <w:rStyle w:val="Marquedecommentaire"/>
        </w:rPr>
        <w:annotationRef/>
      </w:r>
      <w:r w:rsidRPr="00D7E584">
        <w:t>Choose a title that focuses on the problem being solved</w:t>
      </w:r>
    </w:p>
    <w:p w14:paraId="4E84F37B" w14:textId="5C63B7C9" w:rsidR="00C5108B" w:rsidRDefault="00C5108B">
      <w:pPr>
        <w:pStyle w:val="Commentaire"/>
      </w:pPr>
    </w:p>
  </w:comment>
  <w:comment w:id="2" w:author="Jean Diaconu (jdiaconu)" w:date="2025-11-25T10:03:00Z" w:initials="J(">
    <w:p w14:paraId="18522273" w14:textId="3FEDD4BD" w:rsidR="00C5108B" w:rsidRDefault="00C5108B">
      <w:pPr>
        <w:pStyle w:val="Commentaire"/>
      </w:pPr>
      <w:r>
        <w:rPr>
          <w:rStyle w:val="Marquedecommentaire"/>
        </w:rPr>
        <w:annotationRef/>
      </w:r>
      <w:r w:rsidRPr="5B949BE8">
        <w:t>Nice title</w:t>
      </w:r>
    </w:p>
  </w:comment>
  <w:comment w:id="15" w:author="Frank Brockners (fbrockne)" w:date="2025-12-15T12:42:00Z" w:initials="F(">
    <w:p w14:paraId="31495B6F" w14:textId="00DB073D" w:rsidR="00BC71BA" w:rsidRDefault="00BC71BA">
      <w:pPr>
        <w:pStyle w:val="Commentaire"/>
      </w:pPr>
      <w:r>
        <w:rPr>
          <w:rStyle w:val="Marquedecommentaire"/>
        </w:rPr>
        <w:annotationRef/>
      </w:r>
      <w:r w:rsidRPr="0F12D76B">
        <w:t xml:space="preserve">Consider doing this "discussion" in table-format. That might be easier for the reader to digest and also look less strange. Statements like &lt;requirements not met: all the rest&gt; looks a bit odd to me TBH. </w:t>
      </w:r>
    </w:p>
  </w:comment>
  <w:comment w:id="17" w:author="Frank Brockners (fbrockne)" w:date="2025-12-15T12:42:00Z" w:initials="F(">
    <w:p w14:paraId="6F5DC92E" w14:textId="0145A317" w:rsidR="00BC71BA" w:rsidRDefault="00BC71BA">
      <w:pPr>
        <w:pStyle w:val="Commentaire"/>
      </w:pPr>
      <w:r>
        <w:rPr>
          <w:rStyle w:val="Marquedecommentaire"/>
        </w:rPr>
        <w:annotationRef/>
      </w:r>
      <w:r w:rsidRPr="337C4580">
        <w:t>Could you summarize what these drafts state. It would be good if the doc is self-contained, rather than you ask the reader to read through other docs...</w:t>
      </w:r>
    </w:p>
  </w:comment>
  <w:comment w:id="18" w:author="Frank Brockners (fbrockne)" w:date="2025-12-15T12:43:00Z" w:initials="F(">
    <w:p w14:paraId="1AB9106B" w14:textId="046800B2" w:rsidR="00BC71BA" w:rsidRDefault="00BC71BA">
      <w:pPr>
        <w:pStyle w:val="Commentaire"/>
      </w:pPr>
      <w:r>
        <w:rPr>
          <w:rStyle w:val="Marquedecommentaire"/>
        </w:rPr>
        <w:annotationRef/>
      </w:r>
      <w:r w:rsidRPr="5363F2D7">
        <w:t xml:space="preserve">See above. A table would be great. </w:t>
      </w:r>
    </w:p>
    <w:p w14:paraId="37D25709" w14:textId="010E2A4D" w:rsidR="00BC71BA" w:rsidRDefault="00BC71BA">
      <w:pPr>
        <w:pStyle w:val="Commentaire"/>
      </w:pPr>
      <w:r w:rsidRPr="20C3B4C3">
        <w:t>Especially for the requirements that are not met: Explain why they are not met.</w:t>
      </w:r>
    </w:p>
  </w:comment>
  <w:comment w:id="22" w:author="Frank Brockners (fbrockne)" w:date="2025-12-15T12:44:00Z" w:initials="F(">
    <w:p w14:paraId="42ACEC4D" w14:textId="207619DF" w:rsidR="00BC71BA" w:rsidRDefault="00BC71BA">
      <w:pPr>
        <w:pStyle w:val="Commentaire"/>
      </w:pPr>
      <w:r>
        <w:rPr>
          <w:rStyle w:val="Marquedecommentaire"/>
        </w:rPr>
        <w:annotationRef/>
      </w:r>
      <w:r w:rsidRPr="2E3DA36A">
        <w:t>Table format?</w:t>
      </w:r>
    </w:p>
  </w:comment>
  <w:comment w:id="23" w:author="Frank Brockners (fbrockne)" w:date="2025-12-15T12:32:00Z" w:initials="F(">
    <w:p w14:paraId="2ABC438A" w14:textId="1ADB152F" w:rsidR="00BC71BA" w:rsidRDefault="00BC71BA">
      <w:pPr>
        <w:pStyle w:val="Commentaire"/>
      </w:pPr>
      <w:r>
        <w:rPr>
          <w:rStyle w:val="Marquedecommentaire"/>
        </w:rPr>
        <w:annotationRef/>
      </w:r>
      <w:r w:rsidRPr="3C75D0B7">
        <w:t>Which shortcomings?</w:t>
      </w:r>
    </w:p>
  </w:comment>
  <w:comment w:id="24" w:author="Frank Brockners (fbrockne)" w:date="2025-11-19T19:49:00Z" w:initials="F(">
    <w:p w14:paraId="1EDE85FB" w14:textId="77777777" w:rsidR="002643E1" w:rsidRDefault="002643E1" w:rsidP="002643E1">
      <w:pPr>
        <w:pStyle w:val="Commentaire"/>
      </w:pPr>
      <w:r>
        <w:rPr>
          <w:rStyle w:val="Marquedecommentaire"/>
        </w:rPr>
        <w:annotationRef/>
      </w:r>
      <w:r w:rsidRPr="14DA7F2F">
        <w:t>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84F37B" w15:done="1"/>
  <w15:commentEx w15:paraId="18522273" w15:paraIdParent="4E84F37B" w15:done="1"/>
  <w15:commentEx w15:paraId="31495B6F" w15:done="0"/>
  <w15:commentEx w15:paraId="6F5DC92E" w15:done="1"/>
  <w15:commentEx w15:paraId="37D25709" w15:done="0"/>
  <w15:commentEx w15:paraId="42ACEC4D" w15:done="0"/>
  <w15:commentEx w15:paraId="2ABC438A" w15:done="1"/>
  <w15:commentEx w15:paraId="1EDE85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9773A7" w16cex:dateUtc="2025-11-19T18:53:00Z">
    <w16cex:extLst>
      <w16:ext w16:uri="{CE6994B0-6A32-4C9F-8C6B-6E91EDA988CE}">
        <cr:reactions xmlns:cr="http://schemas.microsoft.com/office/comments/2020/reactions">
          <cr:reaction reactionType="1">
            <cr:reactionInfo dateUtc="2025-11-25T09:02:37Z">
              <cr:user userId="S::jdiaconu@cisco.com::df6522a9-21e4-45aa-bd63-e10f74462c86" userProvider="AD" userName="Jean Diaconu (jdiaconu)"/>
            </cr:reactionInfo>
          </cr:reaction>
        </cr:reactions>
      </w16:ext>
    </w16cex:extLst>
  </w16cex:commentExtensible>
  <w16cex:commentExtensible w16cex:durableId="37E4F058" w16cex:dateUtc="2025-11-25T09:03:00Z"/>
  <w16cex:commentExtensible w16cex:durableId="0B3DFD70" w16cex:dateUtc="2025-12-15T11:42:00Z">
    <w16cex:extLst>
      <w16:ext w16:uri="{CE6994B0-6A32-4C9F-8C6B-6E91EDA988CE}">
        <cr:reactions xmlns:cr="http://schemas.microsoft.com/office/comments/2020/reactions">
          <cr:reaction reactionType="1">
            <cr:reactionInfo dateUtc="2025-12-15T12:53:50Z">
              <cr:user userId="S::jdiaconu@cisco.com::df6522a9-21e4-45aa-bd63-e10f74462c86" userProvider="AD" userName="Jean Diaconu (jdiaconu)"/>
            </cr:reactionInfo>
          </cr:reaction>
        </cr:reactions>
      </w16:ext>
    </w16cex:extLst>
  </w16cex:commentExtensible>
  <w16cex:commentExtensible w16cex:durableId="63C9E8D5" w16cex:dateUtc="2025-12-15T11:42:00Z">
    <w16cex:extLst>
      <w16:ext w16:uri="{CE6994B0-6A32-4C9F-8C6B-6E91EDA988CE}">
        <cr:reactions xmlns:cr="http://schemas.microsoft.com/office/comments/2020/reactions">
          <cr:reaction reactionType="1">
            <cr:reactionInfo dateUtc="2025-12-15T13:01:18Z">
              <cr:user userId="S::jdiaconu@cisco.com::df6522a9-21e4-45aa-bd63-e10f74462c86" userProvider="AD" userName="Jean Diaconu (jdiaconu)"/>
            </cr:reactionInfo>
          </cr:reaction>
        </cr:reactions>
      </w16:ext>
    </w16cex:extLst>
  </w16cex:commentExtensible>
  <w16cex:commentExtensible w16cex:durableId="0F725EE7" w16cex:dateUtc="2025-12-15T11:43:00Z"/>
  <w16cex:commentExtensible w16cex:durableId="582702DB" w16cex:dateUtc="2025-12-15T11:44:00Z"/>
  <w16cex:commentExtensible w16cex:durableId="4D6F6656" w16cex:dateUtc="2025-12-15T11:32:00Z"/>
  <w16cex:commentExtensible w16cex:durableId="49D404D4" w16cex:dateUtc="2025-11-19T18:49:00Z">
    <w16cex:extLst>
      <w16:ext w16:uri="{CE6994B0-6A32-4C9F-8C6B-6E91EDA988CE}">
        <cr:reactions xmlns:cr="http://schemas.microsoft.com/office/comments/2020/reactions">
          <cr:reaction reactionType="1">
            <cr:reactionInfo dateUtc="2025-11-25T13:48:22Z">
              <cr:user userId="S::jdiaconu@cisco.com::df6522a9-21e4-45aa-bd63-e10f74462c86" userProvider="AD" userName="Jean Diaconu (jdiaconu)"/>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84F37B" w16cid:durableId="0F9773A7"/>
  <w16cid:commentId w16cid:paraId="18522273" w16cid:durableId="37E4F058"/>
  <w16cid:commentId w16cid:paraId="31495B6F" w16cid:durableId="0B3DFD70"/>
  <w16cid:commentId w16cid:paraId="6F5DC92E" w16cid:durableId="63C9E8D5"/>
  <w16cid:commentId w16cid:paraId="37D25709" w16cid:durableId="0F725EE7"/>
  <w16cid:commentId w16cid:paraId="42ACEC4D" w16cid:durableId="582702DB"/>
  <w16cid:commentId w16cid:paraId="2ABC438A" w16cid:durableId="4D6F6656"/>
  <w16cid:commentId w16cid:paraId="1EDE85FB" w16cid:durableId="49D404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34A62" w14:textId="77777777" w:rsidR="00341990" w:rsidRDefault="00341990" w:rsidP="00E41976">
      <w:pPr>
        <w:spacing w:after="0" w:line="240" w:lineRule="auto"/>
      </w:pPr>
      <w:r>
        <w:separator/>
      </w:r>
    </w:p>
  </w:endnote>
  <w:endnote w:type="continuationSeparator" w:id="0">
    <w:p w14:paraId="5E6D11B5" w14:textId="77777777" w:rsidR="00341990" w:rsidRDefault="00341990" w:rsidP="00E41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 w:name="CiscoSansGlobal">
    <w:altName w:val="Yu Gothic"/>
    <w:panose1 w:val="00000000000000000000"/>
    <w:charset w:val="80"/>
    <w:family w:val="auto"/>
    <w:pitch w:val="variable"/>
    <w:sig w:usb0="F1002AFF" w:usb1="FBDFFFFF" w:usb2="0000001E" w:usb3="00000000" w:csb0="003F00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F425" w14:textId="48FA6EFB" w:rsidR="00E41976" w:rsidRDefault="00E41976">
    <w:pPr>
      <w:pStyle w:val="Pieddepage"/>
    </w:pPr>
    <w:r>
      <w:rPr>
        <w:noProof/>
      </w:rPr>
      <mc:AlternateContent>
        <mc:Choice Requires="wps">
          <w:drawing>
            <wp:anchor distT="0" distB="0" distL="0" distR="0" simplePos="0" relativeHeight="251658241" behindDoc="0" locked="0" layoutInCell="1" allowOverlap="1" wp14:anchorId="4A8080F4" wp14:editId="5D6CD336">
              <wp:simplePos x="635" y="635"/>
              <wp:positionH relativeFrom="page">
                <wp:align>right</wp:align>
              </wp:positionH>
              <wp:positionV relativeFrom="page">
                <wp:align>bottom</wp:align>
              </wp:positionV>
              <wp:extent cx="1068705" cy="334010"/>
              <wp:effectExtent l="0" t="0" r="0" b="0"/>
              <wp:wrapNone/>
              <wp:docPr id="272874954" name="Zone de texte 2" descr="Cisco Confidential">
                <a:extLst xmlns:a="http://schemas.openxmlformats.org/drawingml/2006/main">
                  <a:ext uri="{FF2B5EF4-FFF2-40B4-BE49-F238E27FC236}">
                    <a16:creationId xmlns:a16="http://schemas.microsoft.com/office/drawing/2014/main" id="{E3CC6D6D-77F7-4DED-944D-7025567DDF6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311962A8" w14:textId="35EA82C0" w:rsidR="00E41976" w:rsidRPr="00E41976" w:rsidRDefault="00E41976" w:rsidP="00E41976">
                          <w:pPr>
                            <w:spacing w:after="0"/>
                            <w:rPr>
                              <w:rFonts w:ascii="Aptos" w:eastAsia="Aptos" w:hAnsi="Aptos" w:cs="Aptos"/>
                              <w:noProof/>
                              <w:color w:val="000000"/>
                              <w:sz w:val="16"/>
                              <w:szCs w:val="16"/>
                            </w:rPr>
                          </w:pPr>
                          <w:r w:rsidRPr="00E4197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8080F4" id="_x0000_t202" coordsize="21600,21600" o:spt="202" path="m,l,21600r21600,l21600,xe">
              <v:stroke joinstyle="miter"/>
              <v:path gradientshapeok="t" o:connecttype="rect"/>
            </v:shapetype>
            <v:shape id="Zone de texte 2" o:spid="_x0000_s1026" type="#_x0000_t202" alt="Cisco Confidential" style="position:absolute;margin-left:32.95pt;margin-top:0;width:84.15pt;height:26.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" filled="f" stroked="f">
              <v:textbox style="mso-fit-shape-to-text:t" inset="0,0,20pt,15pt">
                <w:txbxContent>
                  <w:p w14:paraId="311962A8" w14:textId="35EA82C0" w:rsidR="00E41976" w:rsidRPr="00E41976" w:rsidRDefault="00E41976" w:rsidP="00E41976">
                    <w:pPr>
                      <w:spacing w:after="0"/>
                      <w:rPr>
                        <w:rFonts w:ascii="Aptos" w:eastAsia="Aptos" w:hAnsi="Aptos" w:cs="Aptos"/>
                        <w:noProof/>
                        <w:color w:val="000000"/>
                        <w:sz w:val="16"/>
                        <w:szCs w:val="16"/>
                      </w:rPr>
                    </w:pPr>
                    <w:r w:rsidRPr="00E4197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496F" w14:textId="2FF8BCC6" w:rsidR="00E41976" w:rsidRDefault="00E41976">
    <w:pPr>
      <w:pStyle w:val="Pieddepage"/>
    </w:pPr>
    <w:r>
      <w:rPr>
        <w:noProof/>
      </w:rPr>
      <mc:AlternateContent>
        <mc:Choice Requires="wps">
          <w:drawing>
            <wp:anchor distT="0" distB="0" distL="0" distR="0" simplePos="0" relativeHeight="251658242" behindDoc="0" locked="0" layoutInCell="1" allowOverlap="1" wp14:anchorId="746ED104" wp14:editId="2268BD1E">
              <wp:simplePos x="0" y="0"/>
              <wp:positionH relativeFrom="page">
                <wp:align>right</wp:align>
              </wp:positionH>
              <wp:positionV relativeFrom="page">
                <wp:align>bottom</wp:align>
              </wp:positionV>
              <wp:extent cx="1068705" cy="334010"/>
              <wp:effectExtent l="0" t="0" r="0" b="0"/>
              <wp:wrapNone/>
              <wp:docPr id="290317711" name="Zone de texte 3" descr="Cisco Confidential">
                <a:extLst xmlns:a="http://schemas.openxmlformats.org/drawingml/2006/main">
                  <a:ext uri="{FF2B5EF4-FFF2-40B4-BE49-F238E27FC236}">
                    <a16:creationId xmlns:a16="http://schemas.microsoft.com/office/drawing/2014/main" id="{E4FF1F72-467E-434C-9098-2A25F452C53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309D1A6C" w14:textId="160B69D8" w:rsidR="00E41976" w:rsidRPr="00E41976" w:rsidRDefault="00E41976" w:rsidP="00E41976">
                          <w:pPr>
                            <w:spacing w:after="0"/>
                            <w:rPr>
                              <w:rFonts w:ascii="Aptos" w:eastAsia="Aptos" w:hAnsi="Aptos" w:cs="Aptos"/>
                              <w:noProof/>
                              <w:color w:val="000000"/>
                              <w:sz w:val="16"/>
                              <w:szCs w:val="16"/>
                            </w:rPr>
                          </w:pPr>
                          <w:r w:rsidRPr="00E4197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6ED104" id="_x0000_t202" coordsize="21600,21600" o:spt="202" path="m,l,21600r21600,l21600,xe">
              <v:stroke joinstyle="miter"/>
              <v:path gradientshapeok="t" o:connecttype="rect"/>
            </v:shapetype>
            <v:shape id="Zone de texte 3" o:spid="_x0000_s1027" type="#_x0000_t202" alt="Cisco Confidential" style="position:absolute;margin-left:32.95pt;margin-top:0;width:84.15pt;height:26.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Z8q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" filled="f" stroked="f">
              <v:textbox style="mso-fit-shape-to-text:t" inset="0,0,20pt,15pt">
                <w:txbxContent>
                  <w:p w14:paraId="309D1A6C" w14:textId="160B69D8" w:rsidR="00E41976" w:rsidRPr="00E41976" w:rsidRDefault="00E41976" w:rsidP="00E41976">
                    <w:pPr>
                      <w:spacing w:after="0"/>
                      <w:rPr>
                        <w:rFonts w:ascii="Aptos" w:eastAsia="Aptos" w:hAnsi="Aptos" w:cs="Aptos"/>
                        <w:noProof/>
                        <w:color w:val="000000"/>
                        <w:sz w:val="16"/>
                        <w:szCs w:val="16"/>
                      </w:rPr>
                    </w:pPr>
                    <w:r w:rsidRPr="00E4197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8F2E" w14:textId="4E07907C" w:rsidR="00E41976" w:rsidRDefault="00E41976">
    <w:pPr>
      <w:pStyle w:val="Pieddepage"/>
    </w:pPr>
    <w:r>
      <w:rPr>
        <w:noProof/>
      </w:rPr>
      <mc:AlternateContent>
        <mc:Choice Requires="wps">
          <w:drawing>
            <wp:anchor distT="0" distB="0" distL="0" distR="0" simplePos="0" relativeHeight="251658240" behindDoc="0" locked="0" layoutInCell="1" allowOverlap="1" wp14:anchorId="133EC5EF" wp14:editId="68CE6634">
              <wp:simplePos x="635" y="635"/>
              <wp:positionH relativeFrom="page">
                <wp:align>right</wp:align>
              </wp:positionH>
              <wp:positionV relativeFrom="page">
                <wp:align>bottom</wp:align>
              </wp:positionV>
              <wp:extent cx="1068705" cy="334010"/>
              <wp:effectExtent l="0" t="0" r="0" b="0"/>
              <wp:wrapNone/>
              <wp:docPr id="204655883" name="Zone de texte 1" descr="Cisco Confidential">
                <a:extLst xmlns:a="http://schemas.openxmlformats.org/drawingml/2006/main">
                  <a:ext uri="{FF2B5EF4-FFF2-40B4-BE49-F238E27FC236}">
                    <a16:creationId xmlns:a16="http://schemas.microsoft.com/office/drawing/2014/main" id="{825BACE5-C14D-4AED-A495-35CE966ECE4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6AA6C117" w14:textId="1A4A8FB6" w:rsidR="00E41976" w:rsidRPr="00E41976" w:rsidRDefault="00E41976" w:rsidP="00E41976">
                          <w:pPr>
                            <w:spacing w:after="0"/>
                            <w:rPr>
                              <w:rFonts w:ascii="Aptos" w:eastAsia="Aptos" w:hAnsi="Aptos" w:cs="Aptos"/>
                              <w:noProof/>
                              <w:color w:val="000000"/>
                              <w:sz w:val="16"/>
                              <w:szCs w:val="16"/>
                            </w:rPr>
                          </w:pPr>
                          <w:r w:rsidRPr="00E4197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33EC5EF" id="_x0000_t202" coordsize="21600,21600" o:spt="202" path="m,l,21600r21600,l21600,xe">
              <v:stroke joinstyle="miter"/>
              <v:path gradientshapeok="t" o:connecttype="rect"/>
            </v:shapetype>
            <v:shape id="Zone de texte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" filled="f" stroked="f">
              <v:textbox style="mso-fit-shape-to-text:t" inset="0,0,20pt,15pt">
                <w:txbxContent>
                  <w:p w14:paraId="6AA6C117" w14:textId="1A4A8FB6" w:rsidR="00E41976" w:rsidRPr="00E41976" w:rsidRDefault="00E41976" w:rsidP="00E41976">
                    <w:pPr>
                      <w:spacing w:after="0"/>
                      <w:rPr>
                        <w:rFonts w:ascii="Aptos" w:eastAsia="Aptos" w:hAnsi="Aptos" w:cs="Aptos"/>
                        <w:noProof/>
                        <w:color w:val="000000"/>
                        <w:sz w:val="16"/>
                        <w:szCs w:val="16"/>
                      </w:rPr>
                    </w:pPr>
                    <w:r w:rsidRPr="00E41976">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73669" w14:textId="77777777" w:rsidR="00341990" w:rsidRDefault="00341990" w:rsidP="00E41976">
      <w:pPr>
        <w:spacing w:after="0" w:line="240" w:lineRule="auto"/>
      </w:pPr>
      <w:r>
        <w:separator/>
      </w:r>
    </w:p>
  </w:footnote>
  <w:footnote w:type="continuationSeparator" w:id="0">
    <w:p w14:paraId="7A35E851" w14:textId="77777777" w:rsidR="00341990" w:rsidRDefault="00341990" w:rsidP="00E4197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tpJOBdpMDplFa" int2:id="6Am3StLI">
      <int2:state int2:value="Rejected" int2:type="spell"/>
    </int2:textHash>
    <int2:textHash int2:hashCode="0Ejeco1WirbWH9" int2:id="6X6kD60K">
      <int2:state int2:value="Rejected" int2:type="spell"/>
    </int2:textHash>
    <int2:textHash int2:hashCode="Pg0OEWxDQ6owYB" int2:id="7JG4I5XR">
      <int2:state int2:value="Rejected" int2:type="spell"/>
    </int2:textHash>
    <int2:textHash int2:hashCode="SA+IoBk0bq5Ieg" int2:id="CPER8kkS">
      <int2:state int2:value="Rejected" int2:type="spell"/>
    </int2:textHash>
    <int2:textHash int2:hashCode="BGHFZPrDIl9KmM" int2:id="Iv8Qf5bk">
      <int2:state int2:value="Rejected" int2:type="spell"/>
    </int2:textHash>
    <int2:textHash int2:hashCode="YhqwhDo1qgRYon" int2:id="JbUFRUeb">
      <int2:state int2:value="Rejected" int2:type="spell"/>
    </int2:textHash>
    <int2:textHash int2:hashCode="QqCdWaKMUHDBWB" int2:id="NCwIzywH">
      <int2:state int2:value="Rejected" int2:type="spell"/>
    </int2:textHash>
    <int2:textHash int2:hashCode="hhBFDRkEgWMlSz" int2:id="NWtVZhOF">
      <int2:state int2:value="Rejected" int2:type="spell"/>
    </int2:textHash>
    <int2:textHash int2:hashCode="QRU78XsI0mWOHU" int2:id="T75tZTug">
      <int2:state int2:value="Rejected" int2:type="spell"/>
    </int2:textHash>
    <int2:textHash int2:hashCode="CJR3r6yGRzJn9x" int2:id="bniFfJ4K">
      <int2:state int2:value="Rejected" int2:type="spell"/>
    </int2:textHash>
    <int2:textHash int2:hashCode="t+mm4uBO0+2/i0" int2:id="cFE1O1L1">
      <int2:state int2:value="Rejected" int2:type="spell"/>
    </int2:textHash>
    <int2:textHash int2:hashCode="4i0UEL3EP3V9oj" int2:id="n40I7Z0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7E6E"/>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1E2989"/>
    <w:multiLevelType w:val="multilevel"/>
    <w:tmpl w:val="35ECFF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4746519"/>
    <w:multiLevelType w:val="hybridMultilevel"/>
    <w:tmpl w:val="ECA068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1651F9"/>
    <w:multiLevelType w:val="hybridMultilevel"/>
    <w:tmpl w:val="1B20F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60AE14"/>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CC5964"/>
    <w:multiLevelType w:val="hybridMultilevel"/>
    <w:tmpl w:val="29EE1786"/>
    <w:lvl w:ilvl="0" w:tplc="BC3C019C">
      <w:start w:val="1"/>
      <w:numFmt w:val="bullet"/>
      <w:lvlText w:val=""/>
      <w:lvlJc w:val="left"/>
      <w:pPr>
        <w:ind w:left="720" w:hanging="360"/>
      </w:pPr>
      <w:rPr>
        <w:rFonts w:ascii="Symbol" w:hAnsi="Symbol" w:hint="default"/>
      </w:rPr>
    </w:lvl>
    <w:lvl w:ilvl="1" w:tplc="31DE5C22">
      <w:start w:val="1"/>
      <w:numFmt w:val="bullet"/>
      <w:lvlText w:val="o"/>
      <w:lvlJc w:val="left"/>
      <w:pPr>
        <w:ind w:left="1440" w:hanging="360"/>
      </w:pPr>
      <w:rPr>
        <w:rFonts w:ascii="Courier New" w:hAnsi="Courier New" w:hint="default"/>
      </w:rPr>
    </w:lvl>
    <w:lvl w:ilvl="2" w:tplc="1F9AC764">
      <w:start w:val="1"/>
      <w:numFmt w:val="bullet"/>
      <w:lvlText w:val=""/>
      <w:lvlJc w:val="left"/>
      <w:pPr>
        <w:ind w:left="2160" w:hanging="360"/>
      </w:pPr>
      <w:rPr>
        <w:rFonts w:ascii="Wingdings" w:hAnsi="Wingdings" w:hint="default"/>
      </w:rPr>
    </w:lvl>
    <w:lvl w:ilvl="3" w:tplc="DF5A01B4">
      <w:start w:val="1"/>
      <w:numFmt w:val="bullet"/>
      <w:lvlText w:val=""/>
      <w:lvlJc w:val="left"/>
      <w:pPr>
        <w:ind w:left="2880" w:hanging="360"/>
      </w:pPr>
      <w:rPr>
        <w:rFonts w:ascii="Symbol" w:hAnsi="Symbol" w:hint="default"/>
      </w:rPr>
    </w:lvl>
    <w:lvl w:ilvl="4" w:tplc="D6B8E0EA">
      <w:start w:val="1"/>
      <w:numFmt w:val="bullet"/>
      <w:lvlText w:val="o"/>
      <w:lvlJc w:val="left"/>
      <w:pPr>
        <w:ind w:left="3600" w:hanging="360"/>
      </w:pPr>
      <w:rPr>
        <w:rFonts w:ascii="Courier New" w:hAnsi="Courier New" w:hint="default"/>
      </w:rPr>
    </w:lvl>
    <w:lvl w:ilvl="5" w:tplc="13145920">
      <w:start w:val="1"/>
      <w:numFmt w:val="bullet"/>
      <w:lvlText w:val=""/>
      <w:lvlJc w:val="left"/>
      <w:pPr>
        <w:ind w:left="4320" w:hanging="360"/>
      </w:pPr>
      <w:rPr>
        <w:rFonts w:ascii="Wingdings" w:hAnsi="Wingdings" w:hint="default"/>
      </w:rPr>
    </w:lvl>
    <w:lvl w:ilvl="6" w:tplc="A2C03C6C">
      <w:start w:val="1"/>
      <w:numFmt w:val="bullet"/>
      <w:lvlText w:val=""/>
      <w:lvlJc w:val="left"/>
      <w:pPr>
        <w:ind w:left="5040" w:hanging="360"/>
      </w:pPr>
      <w:rPr>
        <w:rFonts w:ascii="Symbol" w:hAnsi="Symbol" w:hint="default"/>
      </w:rPr>
    </w:lvl>
    <w:lvl w:ilvl="7" w:tplc="6C68501C">
      <w:start w:val="1"/>
      <w:numFmt w:val="bullet"/>
      <w:lvlText w:val="o"/>
      <w:lvlJc w:val="left"/>
      <w:pPr>
        <w:ind w:left="5760" w:hanging="360"/>
      </w:pPr>
      <w:rPr>
        <w:rFonts w:ascii="Courier New" w:hAnsi="Courier New" w:hint="default"/>
      </w:rPr>
    </w:lvl>
    <w:lvl w:ilvl="8" w:tplc="A742FD02">
      <w:start w:val="1"/>
      <w:numFmt w:val="bullet"/>
      <w:lvlText w:val=""/>
      <w:lvlJc w:val="left"/>
      <w:pPr>
        <w:ind w:left="6480" w:hanging="360"/>
      </w:pPr>
      <w:rPr>
        <w:rFonts w:ascii="Wingdings" w:hAnsi="Wingdings" w:hint="default"/>
      </w:rPr>
    </w:lvl>
  </w:abstractNum>
  <w:abstractNum w:abstractNumId="6" w15:restartNumberingAfterBreak="0">
    <w:nsid w:val="2B592F27"/>
    <w:multiLevelType w:val="hybridMultilevel"/>
    <w:tmpl w:val="50C057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726D5F9"/>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F51B8D"/>
    <w:multiLevelType w:val="hybridMultilevel"/>
    <w:tmpl w:val="45E869B6"/>
    <w:lvl w:ilvl="0" w:tplc="F36C3060">
      <w:start w:val="1"/>
      <w:numFmt w:val="bullet"/>
      <w:lvlText w:val=""/>
      <w:lvlJc w:val="left"/>
      <w:pPr>
        <w:ind w:left="720" w:hanging="360"/>
      </w:pPr>
      <w:rPr>
        <w:rFonts w:ascii="Symbol" w:hAnsi="Symbol" w:hint="default"/>
      </w:rPr>
    </w:lvl>
    <w:lvl w:ilvl="1" w:tplc="2D047F42">
      <w:start w:val="1"/>
      <w:numFmt w:val="bullet"/>
      <w:lvlText w:val="o"/>
      <w:lvlJc w:val="left"/>
      <w:pPr>
        <w:ind w:left="1440" w:hanging="360"/>
      </w:pPr>
      <w:rPr>
        <w:rFonts w:ascii="Courier New" w:hAnsi="Courier New" w:hint="default"/>
      </w:rPr>
    </w:lvl>
    <w:lvl w:ilvl="2" w:tplc="94FE3D52">
      <w:start w:val="1"/>
      <w:numFmt w:val="bullet"/>
      <w:lvlText w:val=""/>
      <w:lvlJc w:val="left"/>
      <w:pPr>
        <w:ind w:left="2160" w:hanging="360"/>
      </w:pPr>
      <w:rPr>
        <w:rFonts w:ascii="Wingdings" w:hAnsi="Wingdings" w:hint="default"/>
      </w:rPr>
    </w:lvl>
    <w:lvl w:ilvl="3" w:tplc="FC9EDA0A">
      <w:start w:val="1"/>
      <w:numFmt w:val="bullet"/>
      <w:lvlText w:val=""/>
      <w:lvlJc w:val="left"/>
      <w:pPr>
        <w:ind w:left="2880" w:hanging="360"/>
      </w:pPr>
      <w:rPr>
        <w:rFonts w:ascii="Symbol" w:hAnsi="Symbol" w:hint="default"/>
      </w:rPr>
    </w:lvl>
    <w:lvl w:ilvl="4" w:tplc="6C044DD6">
      <w:start w:val="1"/>
      <w:numFmt w:val="bullet"/>
      <w:lvlText w:val="o"/>
      <w:lvlJc w:val="left"/>
      <w:pPr>
        <w:ind w:left="3600" w:hanging="360"/>
      </w:pPr>
      <w:rPr>
        <w:rFonts w:ascii="Courier New" w:hAnsi="Courier New" w:hint="default"/>
      </w:rPr>
    </w:lvl>
    <w:lvl w:ilvl="5" w:tplc="5958054A">
      <w:start w:val="1"/>
      <w:numFmt w:val="bullet"/>
      <w:lvlText w:val=""/>
      <w:lvlJc w:val="left"/>
      <w:pPr>
        <w:ind w:left="4320" w:hanging="360"/>
      </w:pPr>
      <w:rPr>
        <w:rFonts w:ascii="Wingdings" w:hAnsi="Wingdings" w:hint="default"/>
      </w:rPr>
    </w:lvl>
    <w:lvl w:ilvl="6" w:tplc="256CFBEC">
      <w:start w:val="1"/>
      <w:numFmt w:val="bullet"/>
      <w:lvlText w:val=""/>
      <w:lvlJc w:val="left"/>
      <w:pPr>
        <w:ind w:left="5040" w:hanging="360"/>
      </w:pPr>
      <w:rPr>
        <w:rFonts w:ascii="Symbol" w:hAnsi="Symbol" w:hint="default"/>
      </w:rPr>
    </w:lvl>
    <w:lvl w:ilvl="7" w:tplc="22545020">
      <w:start w:val="1"/>
      <w:numFmt w:val="bullet"/>
      <w:lvlText w:val="o"/>
      <w:lvlJc w:val="left"/>
      <w:pPr>
        <w:ind w:left="5760" w:hanging="360"/>
      </w:pPr>
      <w:rPr>
        <w:rFonts w:ascii="Courier New" w:hAnsi="Courier New" w:hint="default"/>
      </w:rPr>
    </w:lvl>
    <w:lvl w:ilvl="8" w:tplc="5210889E">
      <w:start w:val="1"/>
      <w:numFmt w:val="bullet"/>
      <w:lvlText w:val=""/>
      <w:lvlJc w:val="left"/>
      <w:pPr>
        <w:ind w:left="6480" w:hanging="360"/>
      </w:pPr>
      <w:rPr>
        <w:rFonts w:ascii="Wingdings" w:hAnsi="Wingdings" w:hint="default"/>
      </w:rPr>
    </w:lvl>
  </w:abstractNum>
  <w:abstractNum w:abstractNumId="9" w15:restartNumberingAfterBreak="0">
    <w:nsid w:val="3B4DB69B"/>
    <w:multiLevelType w:val="hybridMultilevel"/>
    <w:tmpl w:val="509AB2DC"/>
    <w:lvl w:ilvl="0" w:tplc="3752D680">
      <w:start w:val="1"/>
      <w:numFmt w:val="bullet"/>
      <w:lvlText w:val=""/>
      <w:lvlJc w:val="left"/>
      <w:pPr>
        <w:ind w:left="720" w:hanging="360"/>
      </w:pPr>
      <w:rPr>
        <w:rFonts w:ascii="Symbol" w:hAnsi="Symbol" w:hint="default"/>
      </w:rPr>
    </w:lvl>
    <w:lvl w:ilvl="1" w:tplc="64AA3BE8">
      <w:start w:val="1"/>
      <w:numFmt w:val="bullet"/>
      <w:lvlText w:val="o"/>
      <w:lvlJc w:val="left"/>
      <w:pPr>
        <w:ind w:left="1440" w:hanging="360"/>
      </w:pPr>
      <w:rPr>
        <w:rFonts w:ascii="Courier New" w:hAnsi="Courier New" w:hint="default"/>
      </w:rPr>
    </w:lvl>
    <w:lvl w:ilvl="2" w:tplc="BCAE179E">
      <w:start w:val="1"/>
      <w:numFmt w:val="bullet"/>
      <w:lvlText w:val=""/>
      <w:lvlJc w:val="left"/>
      <w:pPr>
        <w:ind w:left="2160" w:hanging="360"/>
      </w:pPr>
      <w:rPr>
        <w:rFonts w:ascii="Wingdings" w:hAnsi="Wingdings" w:hint="default"/>
      </w:rPr>
    </w:lvl>
    <w:lvl w:ilvl="3" w:tplc="8ACAEBCA">
      <w:start w:val="1"/>
      <w:numFmt w:val="bullet"/>
      <w:lvlText w:val=""/>
      <w:lvlJc w:val="left"/>
      <w:pPr>
        <w:ind w:left="2880" w:hanging="360"/>
      </w:pPr>
      <w:rPr>
        <w:rFonts w:ascii="Symbol" w:hAnsi="Symbol" w:hint="default"/>
      </w:rPr>
    </w:lvl>
    <w:lvl w:ilvl="4" w:tplc="3154D3C6">
      <w:start w:val="1"/>
      <w:numFmt w:val="bullet"/>
      <w:lvlText w:val="o"/>
      <w:lvlJc w:val="left"/>
      <w:pPr>
        <w:ind w:left="3600" w:hanging="360"/>
      </w:pPr>
      <w:rPr>
        <w:rFonts w:ascii="Courier New" w:hAnsi="Courier New" w:hint="default"/>
      </w:rPr>
    </w:lvl>
    <w:lvl w:ilvl="5" w:tplc="FD4CDDDC">
      <w:start w:val="1"/>
      <w:numFmt w:val="bullet"/>
      <w:lvlText w:val=""/>
      <w:lvlJc w:val="left"/>
      <w:pPr>
        <w:ind w:left="4320" w:hanging="360"/>
      </w:pPr>
      <w:rPr>
        <w:rFonts w:ascii="Wingdings" w:hAnsi="Wingdings" w:hint="default"/>
      </w:rPr>
    </w:lvl>
    <w:lvl w:ilvl="6" w:tplc="E4589764">
      <w:start w:val="1"/>
      <w:numFmt w:val="bullet"/>
      <w:lvlText w:val=""/>
      <w:lvlJc w:val="left"/>
      <w:pPr>
        <w:ind w:left="5040" w:hanging="360"/>
      </w:pPr>
      <w:rPr>
        <w:rFonts w:ascii="Symbol" w:hAnsi="Symbol" w:hint="default"/>
      </w:rPr>
    </w:lvl>
    <w:lvl w:ilvl="7" w:tplc="79B24434">
      <w:start w:val="1"/>
      <w:numFmt w:val="bullet"/>
      <w:lvlText w:val="o"/>
      <w:lvlJc w:val="left"/>
      <w:pPr>
        <w:ind w:left="5760" w:hanging="360"/>
      </w:pPr>
      <w:rPr>
        <w:rFonts w:ascii="Courier New" w:hAnsi="Courier New" w:hint="default"/>
      </w:rPr>
    </w:lvl>
    <w:lvl w:ilvl="8" w:tplc="07E06A22">
      <w:start w:val="1"/>
      <w:numFmt w:val="bullet"/>
      <w:lvlText w:val=""/>
      <w:lvlJc w:val="left"/>
      <w:pPr>
        <w:ind w:left="6480" w:hanging="360"/>
      </w:pPr>
      <w:rPr>
        <w:rFonts w:ascii="Wingdings" w:hAnsi="Wingdings" w:hint="default"/>
      </w:rPr>
    </w:lvl>
  </w:abstractNum>
  <w:abstractNum w:abstractNumId="10" w15:restartNumberingAfterBreak="0">
    <w:nsid w:val="478915D2"/>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4A7242"/>
    <w:multiLevelType w:val="hybridMultilevel"/>
    <w:tmpl w:val="4448D7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96870D4"/>
    <w:multiLevelType w:val="hybridMultilevel"/>
    <w:tmpl w:val="A5EA90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877486"/>
    <w:multiLevelType w:val="multilevel"/>
    <w:tmpl w:val="F2B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AF0AB"/>
    <w:multiLevelType w:val="hybridMultilevel"/>
    <w:tmpl w:val="82BA9C20"/>
    <w:lvl w:ilvl="0" w:tplc="0C543D4C">
      <w:start w:val="1"/>
      <w:numFmt w:val="bullet"/>
      <w:lvlText w:val=""/>
      <w:lvlJc w:val="left"/>
      <w:pPr>
        <w:ind w:left="720" w:hanging="360"/>
      </w:pPr>
      <w:rPr>
        <w:rFonts w:ascii="Symbol" w:hAnsi="Symbol" w:hint="default"/>
      </w:rPr>
    </w:lvl>
    <w:lvl w:ilvl="1" w:tplc="EE76AB0E">
      <w:start w:val="1"/>
      <w:numFmt w:val="bullet"/>
      <w:lvlText w:val="o"/>
      <w:lvlJc w:val="left"/>
      <w:pPr>
        <w:ind w:left="1440" w:hanging="360"/>
      </w:pPr>
      <w:rPr>
        <w:rFonts w:ascii="Courier New" w:hAnsi="Courier New" w:hint="default"/>
      </w:rPr>
    </w:lvl>
    <w:lvl w:ilvl="2" w:tplc="E04A32B4">
      <w:start w:val="1"/>
      <w:numFmt w:val="bullet"/>
      <w:lvlText w:val=""/>
      <w:lvlJc w:val="left"/>
      <w:pPr>
        <w:ind w:left="2160" w:hanging="360"/>
      </w:pPr>
      <w:rPr>
        <w:rFonts w:ascii="Wingdings" w:hAnsi="Wingdings" w:hint="default"/>
      </w:rPr>
    </w:lvl>
    <w:lvl w:ilvl="3" w:tplc="7B7CE0BC">
      <w:start w:val="1"/>
      <w:numFmt w:val="bullet"/>
      <w:lvlText w:val=""/>
      <w:lvlJc w:val="left"/>
      <w:pPr>
        <w:ind w:left="2880" w:hanging="360"/>
      </w:pPr>
      <w:rPr>
        <w:rFonts w:ascii="Symbol" w:hAnsi="Symbol" w:hint="default"/>
      </w:rPr>
    </w:lvl>
    <w:lvl w:ilvl="4" w:tplc="224063BC">
      <w:start w:val="1"/>
      <w:numFmt w:val="bullet"/>
      <w:lvlText w:val="o"/>
      <w:lvlJc w:val="left"/>
      <w:pPr>
        <w:ind w:left="3600" w:hanging="360"/>
      </w:pPr>
      <w:rPr>
        <w:rFonts w:ascii="Courier New" w:hAnsi="Courier New" w:hint="default"/>
      </w:rPr>
    </w:lvl>
    <w:lvl w:ilvl="5" w:tplc="8126380A">
      <w:start w:val="1"/>
      <w:numFmt w:val="bullet"/>
      <w:lvlText w:val=""/>
      <w:lvlJc w:val="left"/>
      <w:pPr>
        <w:ind w:left="4320" w:hanging="360"/>
      </w:pPr>
      <w:rPr>
        <w:rFonts w:ascii="Wingdings" w:hAnsi="Wingdings" w:hint="default"/>
      </w:rPr>
    </w:lvl>
    <w:lvl w:ilvl="6" w:tplc="49DAB458">
      <w:start w:val="1"/>
      <w:numFmt w:val="bullet"/>
      <w:lvlText w:val=""/>
      <w:lvlJc w:val="left"/>
      <w:pPr>
        <w:ind w:left="5040" w:hanging="360"/>
      </w:pPr>
      <w:rPr>
        <w:rFonts w:ascii="Symbol" w:hAnsi="Symbol" w:hint="default"/>
      </w:rPr>
    </w:lvl>
    <w:lvl w:ilvl="7" w:tplc="4C582796">
      <w:start w:val="1"/>
      <w:numFmt w:val="bullet"/>
      <w:lvlText w:val="o"/>
      <w:lvlJc w:val="left"/>
      <w:pPr>
        <w:ind w:left="5760" w:hanging="360"/>
      </w:pPr>
      <w:rPr>
        <w:rFonts w:ascii="Courier New" w:hAnsi="Courier New" w:hint="default"/>
      </w:rPr>
    </w:lvl>
    <w:lvl w:ilvl="8" w:tplc="225229DA">
      <w:start w:val="1"/>
      <w:numFmt w:val="bullet"/>
      <w:lvlText w:val=""/>
      <w:lvlJc w:val="left"/>
      <w:pPr>
        <w:ind w:left="6480" w:hanging="360"/>
      </w:pPr>
      <w:rPr>
        <w:rFonts w:ascii="Wingdings" w:hAnsi="Wingdings" w:hint="default"/>
      </w:rPr>
    </w:lvl>
  </w:abstractNum>
  <w:abstractNum w:abstractNumId="15" w15:restartNumberingAfterBreak="0">
    <w:nsid w:val="552358E0"/>
    <w:multiLevelType w:val="hybridMultilevel"/>
    <w:tmpl w:val="294245EC"/>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5745405C"/>
    <w:multiLevelType w:val="multilevel"/>
    <w:tmpl w:val="9460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36BB6"/>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440081C"/>
    <w:multiLevelType w:val="hybridMultilevel"/>
    <w:tmpl w:val="D010A548"/>
    <w:lvl w:ilvl="0" w:tplc="6408222C">
      <w:start w:val="1"/>
      <w:numFmt w:val="bullet"/>
      <w:lvlText w:val="-"/>
      <w:lvlJc w:val="left"/>
      <w:pPr>
        <w:ind w:left="720" w:hanging="360"/>
      </w:pPr>
      <w:rPr>
        <w:rFonts w:ascii="Aptos" w:hAnsi="Aptos" w:hint="default"/>
      </w:rPr>
    </w:lvl>
    <w:lvl w:ilvl="1" w:tplc="4DAA0726">
      <w:start w:val="1"/>
      <w:numFmt w:val="bullet"/>
      <w:lvlText w:val="o"/>
      <w:lvlJc w:val="left"/>
      <w:pPr>
        <w:ind w:left="1440" w:hanging="360"/>
      </w:pPr>
      <w:rPr>
        <w:rFonts w:ascii="Courier New" w:hAnsi="Courier New" w:hint="default"/>
      </w:rPr>
    </w:lvl>
    <w:lvl w:ilvl="2" w:tplc="BC1C051A">
      <w:start w:val="1"/>
      <w:numFmt w:val="bullet"/>
      <w:lvlText w:val=""/>
      <w:lvlJc w:val="left"/>
      <w:pPr>
        <w:ind w:left="2160" w:hanging="360"/>
      </w:pPr>
      <w:rPr>
        <w:rFonts w:ascii="Wingdings" w:hAnsi="Wingdings" w:hint="default"/>
      </w:rPr>
    </w:lvl>
    <w:lvl w:ilvl="3" w:tplc="107CC3F2">
      <w:start w:val="1"/>
      <w:numFmt w:val="bullet"/>
      <w:lvlText w:val=""/>
      <w:lvlJc w:val="left"/>
      <w:pPr>
        <w:ind w:left="2880" w:hanging="360"/>
      </w:pPr>
      <w:rPr>
        <w:rFonts w:ascii="Symbol" w:hAnsi="Symbol" w:hint="default"/>
      </w:rPr>
    </w:lvl>
    <w:lvl w:ilvl="4" w:tplc="A6ACAAB8">
      <w:start w:val="1"/>
      <w:numFmt w:val="bullet"/>
      <w:lvlText w:val="o"/>
      <w:lvlJc w:val="left"/>
      <w:pPr>
        <w:ind w:left="3600" w:hanging="360"/>
      </w:pPr>
      <w:rPr>
        <w:rFonts w:ascii="Courier New" w:hAnsi="Courier New" w:hint="default"/>
      </w:rPr>
    </w:lvl>
    <w:lvl w:ilvl="5" w:tplc="09C4F808">
      <w:start w:val="1"/>
      <w:numFmt w:val="bullet"/>
      <w:lvlText w:val=""/>
      <w:lvlJc w:val="left"/>
      <w:pPr>
        <w:ind w:left="4320" w:hanging="360"/>
      </w:pPr>
      <w:rPr>
        <w:rFonts w:ascii="Wingdings" w:hAnsi="Wingdings" w:hint="default"/>
      </w:rPr>
    </w:lvl>
    <w:lvl w:ilvl="6" w:tplc="F316334C">
      <w:start w:val="1"/>
      <w:numFmt w:val="bullet"/>
      <w:lvlText w:val=""/>
      <w:lvlJc w:val="left"/>
      <w:pPr>
        <w:ind w:left="5040" w:hanging="360"/>
      </w:pPr>
      <w:rPr>
        <w:rFonts w:ascii="Symbol" w:hAnsi="Symbol" w:hint="default"/>
      </w:rPr>
    </w:lvl>
    <w:lvl w:ilvl="7" w:tplc="4FE6A37E">
      <w:start w:val="1"/>
      <w:numFmt w:val="bullet"/>
      <w:lvlText w:val="o"/>
      <w:lvlJc w:val="left"/>
      <w:pPr>
        <w:ind w:left="5760" w:hanging="360"/>
      </w:pPr>
      <w:rPr>
        <w:rFonts w:ascii="Courier New" w:hAnsi="Courier New" w:hint="default"/>
      </w:rPr>
    </w:lvl>
    <w:lvl w:ilvl="8" w:tplc="A3128F2C">
      <w:start w:val="1"/>
      <w:numFmt w:val="bullet"/>
      <w:lvlText w:val=""/>
      <w:lvlJc w:val="left"/>
      <w:pPr>
        <w:ind w:left="6480" w:hanging="360"/>
      </w:pPr>
      <w:rPr>
        <w:rFonts w:ascii="Wingdings" w:hAnsi="Wingdings" w:hint="default"/>
      </w:rPr>
    </w:lvl>
  </w:abstractNum>
  <w:abstractNum w:abstractNumId="19" w15:restartNumberingAfterBreak="0">
    <w:nsid w:val="67932F5D"/>
    <w:multiLevelType w:val="hybridMultilevel"/>
    <w:tmpl w:val="BFB047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84D1785"/>
    <w:multiLevelType w:val="hybridMultilevel"/>
    <w:tmpl w:val="05F01BA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6C141554"/>
    <w:multiLevelType w:val="hybridMultilevel"/>
    <w:tmpl w:val="A21E045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6DBD57B7"/>
    <w:multiLevelType w:val="hybridMultilevel"/>
    <w:tmpl w:val="275C7324"/>
    <w:lvl w:ilvl="0" w:tplc="B528684C">
      <w:start w:val="1"/>
      <w:numFmt w:val="bullet"/>
      <w:lvlText w:val=""/>
      <w:lvlJc w:val="left"/>
      <w:pPr>
        <w:ind w:left="720" w:hanging="360"/>
      </w:pPr>
      <w:rPr>
        <w:rFonts w:ascii="Symbol" w:hAnsi="Symbol" w:hint="default"/>
      </w:rPr>
    </w:lvl>
    <w:lvl w:ilvl="1" w:tplc="C09CD6DC">
      <w:start w:val="1"/>
      <w:numFmt w:val="bullet"/>
      <w:lvlText w:val="o"/>
      <w:lvlJc w:val="left"/>
      <w:pPr>
        <w:ind w:left="1440" w:hanging="360"/>
      </w:pPr>
      <w:rPr>
        <w:rFonts w:ascii="Courier New" w:hAnsi="Courier New" w:hint="default"/>
      </w:rPr>
    </w:lvl>
    <w:lvl w:ilvl="2" w:tplc="775C9386">
      <w:start w:val="1"/>
      <w:numFmt w:val="bullet"/>
      <w:lvlText w:val=""/>
      <w:lvlJc w:val="left"/>
      <w:pPr>
        <w:ind w:left="2160" w:hanging="360"/>
      </w:pPr>
      <w:rPr>
        <w:rFonts w:ascii="Wingdings" w:hAnsi="Wingdings" w:hint="default"/>
      </w:rPr>
    </w:lvl>
    <w:lvl w:ilvl="3" w:tplc="FD4E38F0">
      <w:start w:val="1"/>
      <w:numFmt w:val="bullet"/>
      <w:lvlText w:val=""/>
      <w:lvlJc w:val="left"/>
      <w:pPr>
        <w:ind w:left="2880" w:hanging="360"/>
      </w:pPr>
      <w:rPr>
        <w:rFonts w:ascii="Symbol" w:hAnsi="Symbol" w:hint="default"/>
      </w:rPr>
    </w:lvl>
    <w:lvl w:ilvl="4" w:tplc="B8843F26">
      <w:start w:val="1"/>
      <w:numFmt w:val="bullet"/>
      <w:lvlText w:val="o"/>
      <w:lvlJc w:val="left"/>
      <w:pPr>
        <w:ind w:left="3600" w:hanging="360"/>
      </w:pPr>
      <w:rPr>
        <w:rFonts w:ascii="Courier New" w:hAnsi="Courier New" w:hint="default"/>
      </w:rPr>
    </w:lvl>
    <w:lvl w:ilvl="5" w:tplc="22EE5AAE">
      <w:start w:val="1"/>
      <w:numFmt w:val="bullet"/>
      <w:lvlText w:val=""/>
      <w:lvlJc w:val="left"/>
      <w:pPr>
        <w:ind w:left="4320" w:hanging="360"/>
      </w:pPr>
      <w:rPr>
        <w:rFonts w:ascii="Wingdings" w:hAnsi="Wingdings" w:hint="default"/>
      </w:rPr>
    </w:lvl>
    <w:lvl w:ilvl="6" w:tplc="4FC81CE6">
      <w:start w:val="1"/>
      <w:numFmt w:val="bullet"/>
      <w:lvlText w:val=""/>
      <w:lvlJc w:val="left"/>
      <w:pPr>
        <w:ind w:left="5040" w:hanging="360"/>
      </w:pPr>
      <w:rPr>
        <w:rFonts w:ascii="Symbol" w:hAnsi="Symbol" w:hint="default"/>
      </w:rPr>
    </w:lvl>
    <w:lvl w:ilvl="7" w:tplc="05781366">
      <w:start w:val="1"/>
      <w:numFmt w:val="bullet"/>
      <w:lvlText w:val="o"/>
      <w:lvlJc w:val="left"/>
      <w:pPr>
        <w:ind w:left="5760" w:hanging="360"/>
      </w:pPr>
      <w:rPr>
        <w:rFonts w:ascii="Courier New" w:hAnsi="Courier New" w:hint="default"/>
      </w:rPr>
    </w:lvl>
    <w:lvl w:ilvl="8" w:tplc="816A3E3C">
      <w:start w:val="1"/>
      <w:numFmt w:val="bullet"/>
      <w:lvlText w:val=""/>
      <w:lvlJc w:val="left"/>
      <w:pPr>
        <w:ind w:left="6480" w:hanging="360"/>
      </w:pPr>
      <w:rPr>
        <w:rFonts w:ascii="Wingdings" w:hAnsi="Wingdings" w:hint="default"/>
      </w:rPr>
    </w:lvl>
  </w:abstractNum>
  <w:abstractNum w:abstractNumId="23" w15:restartNumberingAfterBreak="0">
    <w:nsid w:val="6E5C7BB8"/>
    <w:multiLevelType w:val="multilevel"/>
    <w:tmpl w:val="373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EDC98A"/>
    <w:multiLevelType w:val="hybridMultilevel"/>
    <w:tmpl w:val="9294D3B4"/>
    <w:lvl w:ilvl="0" w:tplc="5844B2C4">
      <w:start w:val="1"/>
      <w:numFmt w:val="bullet"/>
      <w:lvlText w:val=""/>
      <w:lvlJc w:val="left"/>
      <w:pPr>
        <w:ind w:left="720" w:hanging="360"/>
      </w:pPr>
      <w:rPr>
        <w:rFonts w:ascii="Symbol" w:hAnsi="Symbol" w:hint="default"/>
      </w:rPr>
    </w:lvl>
    <w:lvl w:ilvl="1" w:tplc="B958EF22">
      <w:start w:val="1"/>
      <w:numFmt w:val="bullet"/>
      <w:lvlText w:val="o"/>
      <w:lvlJc w:val="left"/>
      <w:pPr>
        <w:ind w:left="1440" w:hanging="360"/>
      </w:pPr>
      <w:rPr>
        <w:rFonts w:ascii="Courier New" w:hAnsi="Courier New" w:hint="default"/>
      </w:rPr>
    </w:lvl>
    <w:lvl w:ilvl="2" w:tplc="73D67292">
      <w:start w:val="1"/>
      <w:numFmt w:val="bullet"/>
      <w:lvlText w:val=""/>
      <w:lvlJc w:val="left"/>
      <w:pPr>
        <w:ind w:left="2160" w:hanging="360"/>
      </w:pPr>
      <w:rPr>
        <w:rFonts w:ascii="Wingdings" w:hAnsi="Wingdings" w:hint="default"/>
      </w:rPr>
    </w:lvl>
    <w:lvl w:ilvl="3" w:tplc="B0FE92E6">
      <w:start w:val="1"/>
      <w:numFmt w:val="bullet"/>
      <w:lvlText w:val=""/>
      <w:lvlJc w:val="left"/>
      <w:pPr>
        <w:ind w:left="2880" w:hanging="360"/>
      </w:pPr>
      <w:rPr>
        <w:rFonts w:ascii="Symbol" w:hAnsi="Symbol" w:hint="default"/>
      </w:rPr>
    </w:lvl>
    <w:lvl w:ilvl="4" w:tplc="25C0B3B4">
      <w:start w:val="1"/>
      <w:numFmt w:val="bullet"/>
      <w:lvlText w:val="o"/>
      <w:lvlJc w:val="left"/>
      <w:pPr>
        <w:ind w:left="3600" w:hanging="360"/>
      </w:pPr>
      <w:rPr>
        <w:rFonts w:ascii="Courier New" w:hAnsi="Courier New" w:hint="default"/>
      </w:rPr>
    </w:lvl>
    <w:lvl w:ilvl="5" w:tplc="B672C442">
      <w:start w:val="1"/>
      <w:numFmt w:val="bullet"/>
      <w:lvlText w:val=""/>
      <w:lvlJc w:val="left"/>
      <w:pPr>
        <w:ind w:left="4320" w:hanging="360"/>
      </w:pPr>
      <w:rPr>
        <w:rFonts w:ascii="Wingdings" w:hAnsi="Wingdings" w:hint="default"/>
      </w:rPr>
    </w:lvl>
    <w:lvl w:ilvl="6" w:tplc="B546C95C">
      <w:start w:val="1"/>
      <w:numFmt w:val="bullet"/>
      <w:lvlText w:val=""/>
      <w:lvlJc w:val="left"/>
      <w:pPr>
        <w:ind w:left="5040" w:hanging="360"/>
      </w:pPr>
      <w:rPr>
        <w:rFonts w:ascii="Symbol" w:hAnsi="Symbol" w:hint="default"/>
      </w:rPr>
    </w:lvl>
    <w:lvl w:ilvl="7" w:tplc="4A228BBA">
      <w:start w:val="1"/>
      <w:numFmt w:val="bullet"/>
      <w:lvlText w:val="o"/>
      <w:lvlJc w:val="left"/>
      <w:pPr>
        <w:ind w:left="5760" w:hanging="360"/>
      </w:pPr>
      <w:rPr>
        <w:rFonts w:ascii="Courier New" w:hAnsi="Courier New" w:hint="default"/>
      </w:rPr>
    </w:lvl>
    <w:lvl w:ilvl="8" w:tplc="C01CA1AA">
      <w:start w:val="1"/>
      <w:numFmt w:val="bullet"/>
      <w:lvlText w:val=""/>
      <w:lvlJc w:val="left"/>
      <w:pPr>
        <w:ind w:left="6480" w:hanging="360"/>
      </w:pPr>
      <w:rPr>
        <w:rFonts w:ascii="Wingdings" w:hAnsi="Wingdings" w:hint="default"/>
      </w:rPr>
    </w:lvl>
  </w:abstractNum>
  <w:abstractNum w:abstractNumId="25" w15:restartNumberingAfterBreak="0">
    <w:nsid w:val="78233A92"/>
    <w:multiLevelType w:val="hybridMultilevel"/>
    <w:tmpl w:val="82461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E001748"/>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9648954">
    <w:abstractNumId w:val="14"/>
  </w:num>
  <w:num w:numId="2" w16cid:durableId="634725880">
    <w:abstractNumId w:val="24"/>
  </w:num>
  <w:num w:numId="3" w16cid:durableId="2139714085">
    <w:abstractNumId w:val="5"/>
  </w:num>
  <w:num w:numId="4" w16cid:durableId="568273615">
    <w:abstractNumId w:val="8"/>
  </w:num>
  <w:num w:numId="5" w16cid:durableId="1450778528">
    <w:abstractNumId w:val="9"/>
  </w:num>
  <w:num w:numId="6" w16cid:durableId="750666470">
    <w:abstractNumId w:val="18"/>
  </w:num>
  <w:num w:numId="7" w16cid:durableId="1801533845">
    <w:abstractNumId w:val="22"/>
  </w:num>
  <w:num w:numId="8" w16cid:durableId="1057511634">
    <w:abstractNumId w:val="12"/>
  </w:num>
  <w:num w:numId="9" w16cid:durableId="1267151735">
    <w:abstractNumId w:val="3"/>
  </w:num>
  <w:num w:numId="10" w16cid:durableId="1662536150">
    <w:abstractNumId w:val="13"/>
  </w:num>
  <w:num w:numId="11" w16cid:durableId="1975520027">
    <w:abstractNumId w:val="7"/>
  </w:num>
  <w:num w:numId="12" w16cid:durableId="2054383782">
    <w:abstractNumId w:val="16"/>
  </w:num>
  <w:num w:numId="13" w16cid:durableId="259338793">
    <w:abstractNumId w:val="0"/>
  </w:num>
  <w:num w:numId="14" w16cid:durableId="277807971">
    <w:abstractNumId w:val="4"/>
  </w:num>
  <w:num w:numId="15" w16cid:durableId="305428800">
    <w:abstractNumId w:val="19"/>
  </w:num>
  <w:num w:numId="16" w16cid:durableId="387725257">
    <w:abstractNumId w:val="1"/>
  </w:num>
  <w:num w:numId="17" w16cid:durableId="485172405">
    <w:abstractNumId w:val="25"/>
  </w:num>
  <w:num w:numId="18" w16cid:durableId="51009459">
    <w:abstractNumId w:val="10"/>
  </w:num>
  <w:num w:numId="19" w16cid:durableId="529758873">
    <w:abstractNumId w:val="23"/>
  </w:num>
  <w:num w:numId="20" w16cid:durableId="673075349">
    <w:abstractNumId w:val="26"/>
  </w:num>
  <w:num w:numId="21" w16cid:durableId="770130972">
    <w:abstractNumId w:val="17"/>
  </w:num>
  <w:num w:numId="22" w16cid:durableId="2136632734">
    <w:abstractNumId w:val="15"/>
  </w:num>
  <w:num w:numId="23" w16cid:durableId="896471581">
    <w:abstractNumId w:val="6"/>
  </w:num>
  <w:num w:numId="24" w16cid:durableId="576399302">
    <w:abstractNumId w:val="11"/>
  </w:num>
  <w:num w:numId="25" w16cid:durableId="493108997">
    <w:abstractNumId w:val="2"/>
  </w:num>
  <w:num w:numId="26" w16cid:durableId="1514417532">
    <w:abstractNumId w:val="21"/>
  </w:num>
  <w:num w:numId="27" w16cid:durableId="114590085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Brockners (fbrockne)">
    <w15:presenceInfo w15:providerId="AD" w15:userId="S::fbrockne@cisco.com::9420e476-7173-442f-9c0e-1843577b661c"/>
  </w15:person>
  <w15:person w15:author="Jean Diaconu (jdiaconu)">
    <w15:presenceInfo w15:providerId="AD" w15:userId="S::jdiaconu@cisco.com::df6522a9-21e4-45aa-bd63-e10f74462c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76"/>
    <w:rsid w:val="00002151"/>
    <w:rsid w:val="000362BE"/>
    <w:rsid w:val="00066C79"/>
    <w:rsid w:val="00091596"/>
    <w:rsid w:val="000A3CBC"/>
    <w:rsid w:val="000C38C0"/>
    <w:rsid w:val="000C62AF"/>
    <w:rsid w:val="000D7F9C"/>
    <w:rsid w:val="000F25EB"/>
    <w:rsid w:val="001028FF"/>
    <w:rsid w:val="00104081"/>
    <w:rsid w:val="00113D49"/>
    <w:rsid w:val="00121409"/>
    <w:rsid w:val="00127A3A"/>
    <w:rsid w:val="0013560C"/>
    <w:rsid w:val="001452CB"/>
    <w:rsid w:val="00147778"/>
    <w:rsid w:val="001533E3"/>
    <w:rsid w:val="001812AC"/>
    <w:rsid w:val="00194B6C"/>
    <w:rsid w:val="001B0566"/>
    <w:rsid w:val="001B4F03"/>
    <w:rsid w:val="001B66E5"/>
    <w:rsid w:val="001C3381"/>
    <w:rsid w:val="001C3E69"/>
    <w:rsid w:val="001C3ED4"/>
    <w:rsid w:val="001D461F"/>
    <w:rsid w:val="00202DF8"/>
    <w:rsid w:val="0024032B"/>
    <w:rsid w:val="00245D24"/>
    <w:rsid w:val="00250E07"/>
    <w:rsid w:val="002643E1"/>
    <w:rsid w:val="00280128"/>
    <w:rsid w:val="00284CC7"/>
    <w:rsid w:val="00290C7B"/>
    <w:rsid w:val="00296A51"/>
    <w:rsid w:val="002A3339"/>
    <w:rsid w:val="002B6D05"/>
    <w:rsid w:val="002D2D56"/>
    <w:rsid w:val="002D32D3"/>
    <w:rsid w:val="002E1240"/>
    <w:rsid w:val="002E48AF"/>
    <w:rsid w:val="002F320A"/>
    <w:rsid w:val="0031019B"/>
    <w:rsid w:val="003135FC"/>
    <w:rsid w:val="00320D69"/>
    <w:rsid w:val="00334085"/>
    <w:rsid w:val="00337404"/>
    <w:rsid w:val="00341990"/>
    <w:rsid w:val="003557C7"/>
    <w:rsid w:val="003569D2"/>
    <w:rsid w:val="00372242"/>
    <w:rsid w:val="00372F44"/>
    <w:rsid w:val="00380508"/>
    <w:rsid w:val="003A6E2A"/>
    <w:rsid w:val="003B5641"/>
    <w:rsid w:val="003C193F"/>
    <w:rsid w:val="003E7247"/>
    <w:rsid w:val="003F589F"/>
    <w:rsid w:val="00405E0D"/>
    <w:rsid w:val="0040719B"/>
    <w:rsid w:val="00416A0D"/>
    <w:rsid w:val="00416C65"/>
    <w:rsid w:val="004454D3"/>
    <w:rsid w:val="004701E1"/>
    <w:rsid w:val="00487D66"/>
    <w:rsid w:val="004B51D2"/>
    <w:rsid w:val="004E5B59"/>
    <w:rsid w:val="0050635D"/>
    <w:rsid w:val="00511E67"/>
    <w:rsid w:val="005239EA"/>
    <w:rsid w:val="005305E2"/>
    <w:rsid w:val="00543884"/>
    <w:rsid w:val="00562392"/>
    <w:rsid w:val="00570269"/>
    <w:rsid w:val="00574BB6"/>
    <w:rsid w:val="00584ECC"/>
    <w:rsid w:val="005871C8"/>
    <w:rsid w:val="005923D6"/>
    <w:rsid w:val="00592452"/>
    <w:rsid w:val="005A27B8"/>
    <w:rsid w:val="005A626C"/>
    <w:rsid w:val="005B010E"/>
    <w:rsid w:val="005B20F2"/>
    <w:rsid w:val="005B5A41"/>
    <w:rsid w:val="005B63AC"/>
    <w:rsid w:val="005C1CBD"/>
    <w:rsid w:val="005C2DDC"/>
    <w:rsid w:val="005F09D1"/>
    <w:rsid w:val="005F36C4"/>
    <w:rsid w:val="005F5F6F"/>
    <w:rsid w:val="006008C6"/>
    <w:rsid w:val="00603454"/>
    <w:rsid w:val="0060468A"/>
    <w:rsid w:val="00604920"/>
    <w:rsid w:val="00614711"/>
    <w:rsid w:val="00632542"/>
    <w:rsid w:val="00633D50"/>
    <w:rsid w:val="0063778D"/>
    <w:rsid w:val="00686B68"/>
    <w:rsid w:val="006A5F0D"/>
    <w:rsid w:val="006B2F97"/>
    <w:rsid w:val="006C218D"/>
    <w:rsid w:val="006D2DA6"/>
    <w:rsid w:val="007047A1"/>
    <w:rsid w:val="007358DB"/>
    <w:rsid w:val="007615C7"/>
    <w:rsid w:val="007809B9"/>
    <w:rsid w:val="007826F1"/>
    <w:rsid w:val="00783F79"/>
    <w:rsid w:val="007865AD"/>
    <w:rsid w:val="007A4B3E"/>
    <w:rsid w:val="007C10DD"/>
    <w:rsid w:val="007E48FB"/>
    <w:rsid w:val="007F3210"/>
    <w:rsid w:val="007F7185"/>
    <w:rsid w:val="007F78D8"/>
    <w:rsid w:val="007FA2A7"/>
    <w:rsid w:val="0082E04D"/>
    <w:rsid w:val="0084073E"/>
    <w:rsid w:val="008433BD"/>
    <w:rsid w:val="008433CA"/>
    <w:rsid w:val="00850705"/>
    <w:rsid w:val="00853B79"/>
    <w:rsid w:val="0088186C"/>
    <w:rsid w:val="00882718"/>
    <w:rsid w:val="0088650F"/>
    <w:rsid w:val="00896CF6"/>
    <w:rsid w:val="008B1604"/>
    <w:rsid w:val="008B2DC0"/>
    <w:rsid w:val="008D2BF6"/>
    <w:rsid w:val="00912632"/>
    <w:rsid w:val="00916C65"/>
    <w:rsid w:val="0091777B"/>
    <w:rsid w:val="00920DD5"/>
    <w:rsid w:val="0093747B"/>
    <w:rsid w:val="009408F8"/>
    <w:rsid w:val="009504FE"/>
    <w:rsid w:val="00982A7E"/>
    <w:rsid w:val="00982EA7"/>
    <w:rsid w:val="00985C7E"/>
    <w:rsid w:val="00997801"/>
    <w:rsid w:val="009B3194"/>
    <w:rsid w:val="009E6E57"/>
    <w:rsid w:val="009F6339"/>
    <w:rsid w:val="009F63F3"/>
    <w:rsid w:val="009F6963"/>
    <w:rsid w:val="00A00B5E"/>
    <w:rsid w:val="00A10864"/>
    <w:rsid w:val="00A13EA7"/>
    <w:rsid w:val="00A1480B"/>
    <w:rsid w:val="00A21AF4"/>
    <w:rsid w:val="00A3612D"/>
    <w:rsid w:val="00A51CCC"/>
    <w:rsid w:val="00A552DA"/>
    <w:rsid w:val="00A97621"/>
    <w:rsid w:val="00AA1C20"/>
    <w:rsid w:val="00AA2260"/>
    <w:rsid w:val="00AA7166"/>
    <w:rsid w:val="00AC031A"/>
    <w:rsid w:val="00AC6511"/>
    <w:rsid w:val="00AE56D1"/>
    <w:rsid w:val="00B23B2C"/>
    <w:rsid w:val="00B24F7A"/>
    <w:rsid w:val="00B44720"/>
    <w:rsid w:val="00B4521B"/>
    <w:rsid w:val="00B50CF2"/>
    <w:rsid w:val="00B5663B"/>
    <w:rsid w:val="00B57C77"/>
    <w:rsid w:val="00B615A9"/>
    <w:rsid w:val="00B6381A"/>
    <w:rsid w:val="00B63DBF"/>
    <w:rsid w:val="00B66E7B"/>
    <w:rsid w:val="00B8657B"/>
    <w:rsid w:val="00BA01D9"/>
    <w:rsid w:val="00BA0C81"/>
    <w:rsid w:val="00BC5AB3"/>
    <w:rsid w:val="00BD3F6E"/>
    <w:rsid w:val="00BE38A4"/>
    <w:rsid w:val="00BE7C19"/>
    <w:rsid w:val="00BE996A"/>
    <w:rsid w:val="00BF1B83"/>
    <w:rsid w:val="00C3456A"/>
    <w:rsid w:val="00C5108B"/>
    <w:rsid w:val="00C51470"/>
    <w:rsid w:val="00C51F24"/>
    <w:rsid w:val="00C54BF8"/>
    <w:rsid w:val="00C645F2"/>
    <w:rsid w:val="00CA25EE"/>
    <w:rsid w:val="00CB1557"/>
    <w:rsid w:val="00CC19AB"/>
    <w:rsid w:val="00CD3CE3"/>
    <w:rsid w:val="00CE673F"/>
    <w:rsid w:val="00CF17D7"/>
    <w:rsid w:val="00CF5F31"/>
    <w:rsid w:val="00D07736"/>
    <w:rsid w:val="00D22FDC"/>
    <w:rsid w:val="00D40837"/>
    <w:rsid w:val="00D46486"/>
    <w:rsid w:val="00D55A70"/>
    <w:rsid w:val="00D60144"/>
    <w:rsid w:val="00D84545"/>
    <w:rsid w:val="00D94A71"/>
    <w:rsid w:val="00DB70E0"/>
    <w:rsid w:val="00DE0147"/>
    <w:rsid w:val="00DE146C"/>
    <w:rsid w:val="00DF68BC"/>
    <w:rsid w:val="00E03B21"/>
    <w:rsid w:val="00E0544A"/>
    <w:rsid w:val="00E23D5F"/>
    <w:rsid w:val="00E246CE"/>
    <w:rsid w:val="00E25601"/>
    <w:rsid w:val="00E32ADE"/>
    <w:rsid w:val="00E35B2D"/>
    <w:rsid w:val="00E36F68"/>
    <w:rsid w:val="00E37744"/>
    <w:rsid w:val="00E41976"/>
    <w:rsid w:val="00E41990"/>
    <w:rsid w:val="00E611E1"/>
    <w:rsid w:val="00E62C76"/>
    <w:rsid w:val="00E7700F"/>
    <w:rsid w:val="00ED0B08"/>
    <w:rsid w:val="00ED69F0"/>
    <w:rsid w:val="00EF3FC4"/>
    <w:rsid w:val="00F11CFD"/>
    <w:rsid w:val="00F155EF"/>
    <w:rsid w:val="00F1755F"/>
    <w:rsid w:val="00F2518E"/>
    <w:rsid w:val="00F30717"/>
    <w:rsid w:val="00F32AF9"/>
    <w:rsid w:val="00F40CB0"/>
    <w:rsid w:val="00F50DD2"/>
    <w:rsid w:val="00F6605D"/>
    <w:rsid w:val="00F67027"/>
    <w:rsid w:val="00F674E1"/>
    <w:rsid w:val="00F8004B"/>
    <w:rsid w:val="00FD4505"/>
    <w:rsid w:val="00FE050E"/>
    <w:rsid w:val="00FE702C"/>
    <w:rsid w:val="02DCE887"/>
    <w:rsid w:val="0317ED90"/>
    <w:rsid w:val="036A5EF5"/>
    <w:rsid w:val="0397DEB3"/>
    <w:rsid w:val="03DCC4B8"/>
    <w:rsid w:val="048CCB10"/>
    <w:rsid w:val="0575777A"/>
    <w:rsid w:val="058F953F"/>
    <w:rsid w:val="06B74056"/>
    <w:rsid w:val="06CE1AB2"/>
    <w:rsid w:val="0711151A"/>
    <w:rsid w:val="0712BDDF"/>
    <w:rsid w:val="077DB479"/>
    <w:rsid w:val="080E1C84"/>
    <w:rsid w:val="08C621F9"/>
    <w:rsid w:val="09007EBA"/>
    <w:rsid w:val="094F5509"/>
    <w:rsid w:val="0AAA559E"/>
    <w:rsid w:val="0AF32F13"/>
    <w:rsid w:val="0B1EA2DD"/>
    <w:rsid w:val="0BE6064C"/>
    <w:rsid w:val="0C647D83"/>
    <w:rsid w:val="0C715034"/>
    <w:rsid w:val="0D009355"/>
    <w:rsid w:val="0D7AD6C6"/>
    <w:rsid w:val="0E389FF2"/>
    <w:rsid w:val="0E7224EC"/>
    <w:rsid w:val="0F0CDB2C"/>
    <w:rsid w:val="0F61086E"/>
    <w:rsid w:val="0FA3B217"/>
    <w:rsid w:val="111052DD"/>
    <w:rsid w:val="117C74A2"/>
    <w:rsid w:val="11EC84A3"/>
    <w:rsid w:val="1233E2D7"/>
    <w:rsid w:val="12D19DEA"/>
    <w:rsid w:val="1315D3C8"/>
    <w:rsid w:val="1364C69E"/>
    <w:rsid w:val="13A05A8E"/>
    <w:rsid w:val="13ACC5CC"/>
    <w:rsid w:val="150393B9"/>
    <w:rsid w:val="1578EC4B"/>
    <w:rsid w:val="15C5C29F"/>
    <w:rsid w:val="15FC82E8"/>
    <w:rsid w:val="161FB3B8"/>
    <w:rsid w:val="166732D6"/>
    <w:rsid w:val="16880828"/>
    <w:rsid w:val="16C29B19"/>
    <w:rsid w:val="16D38815"/>
    <w:rsid w:val="16D6CCD1"/>
    <w:rsid w:val="16E743D9"/>
    <w:rsid w:val="170237EF"/>
    <w:rsid w:val="17027A06"/>
    <w:rsid w:val="1706C477"/>
    <w:rsid w:val="176F0675"/>
    <w:rsid w:val="17898548"/>
    <w:rsid w:val="18EDD3B3"/>
    <w:rsid w:val="191DB375"/>
    <w:rsid w:val="192E9421"/>
    <w:rsid w:val="19E9D526"/>
    <w:rsid w:val="19F2746D"/>
    <w:rsid w:val="19F61E34"/>
    <w:rsid w:val="1A00DF34"/>
    <w:rsid w:val="1A089A77"/>
    <w:rsid w:val="1A46FBAB"/>
    <w:rsid w:val="1B01C4AE"/>
    <w:rsid w:val="1B6FE1BE"/>
    <w:rsid w:val="1B855A2F"/>
    <w:rsid w:val="1C137BD4"/>
    <w:rsid w:val="1C569DC0"/>
    <w:rsid w:val="1C831D2D"/>
    <w:rsid w:val="1CD06B64"/>
    <w:rsid w:val="1CFAB235"/>
    <w:rsid w:val="1D090AAF"/>
    <w:rsid w:val="1D60F5D0"/>
    <w:rsid w:val="1EC54C92"/>
    <w:rsid w:val="1F1F8D51"/>
    <w:rsid w:val="1F289B87"/>
    <w:rsid w:val="1F29F905"/>
    <w:rsid w:val="1F6B62ED"/>
    <w:rsid w:val="202578FA"/>
    <w:rsid w:val="203D15C3"/>
    <w:rsid w:val="21896DC5"/>
    <w:rsid w:val="218AF2CB"/>
    <w:rsid w:val="21DE743E"/>
    <w:rsid w:val="21F74F76"/>
    <w:rsid w:val="22C84888"/>
    <w:rsid w:val="22FBCD86"/>
    <w:rsid w:val="237BACDB"/>
    <w:rsid w:val="23F5A57A"/>
    <w:rsid w:val="241894F7"/>
    <w:rsid w:val="24836E54"/>
    <w:rsid w:val="24DA88C8"/>
    <w:rsid w:val="250DC161"/>
    <w:rsid w:val="25E57328"/>
    <w:rsid w:val="2753394C"/>
    <w:rsid w:val="27625780"/>
    <w:rsid w:val="2762E320"/>
    <w:rsid w:val="27760106"/>
    <w:rsid w:val="2790E059"/>
    <w:rsid w:val="27E7C843"/>
    <w:rsid w:val="27F1C410"/>
    <w:rsid w:val="27F68BAC"/>
    <w:rsid w:val="28071E17"/>
    <w:rsid w:val="286D6161"/>
    <w:rsid w:val="287AD7A9"/>
    <w:rsid w:val="291D72FF"/>
    <w:rsid w:val="2943149A"/>
    <w:rsid w:val="2944ED6A"/>
    <w:rsid w:val="29728E4C"/>
    <w:rsid w:val="29754F47"/>
    <w:rsid w:val="29C49ABD"/>
    <w:rsid w:val="2A0A523B"/>
    <w:rsid w:val="2AFEEA72"/>
    <w:rsid w:val="2B0FD6EF"/>
    <w:rsid w:val="2B44FB00"/>
    <w:rsid w:val="2BB22810"/>
    <w:rsid w:val="2BD61070"/>
    <w:rsid w:val="2BE5AD58"/>
    <w:rsid w:val="2C62FCE4"/>
    <w:rsid w:val="2D14EC9A"/>
    <w:rsid w:val="2D3D1331"/>
    <w:rsid w:val="2D6E50BB"/>
    <w:rsid w:val="2DEEA466"/>
    <w:rsid w:val="2E63A887"/>
    <w:rsid w:val="2EB44479"/>
    <w:rsid w:val="2F3244F7"/>
    <w:rsid w:val="2F4DD10D"/>
    <w:rsid w:val="300A9EFF"/>
    <w:rsid w:val="31225AE5"/>
    <w:rsid w:val="31B301D0"/>
    <w:rsid w:val="31C80A3B"/>
    <w:rsid w:val="320C3ADD"/>
    <w:rsid w:val="323482F7"/>
    <w:rsid w:val="3235B226"/>
    <w:rsid w:val="32AD8487"/>
    <w:rsid w:val="32AF0A70"/>
    <w:rsid w:val="331E229C"/>
    <w:rsid w:val="3460C841"/>
    <w:rsid w:val="34EC0C83"/>
    <w:rsid w:val="34F0C660"/>
    <w:rsid w:val="363FDBC7"/>
    <w:rsid w:val="37B3861B"/>
    <w:rsid w:val="37DE38F1"/>
    <w:rsid w:val="380E297F"/>
    <w:rsid w:val="3836F10D"/>
    <w:rsid w:val="38742CF0"/>
    <w:rsid w:val="38A4CF4A"/>
    <w:rsid w:val="38DF7791"/>
    <w:rsid w:val="3A2B982A"/>
    <w:rsid w:val="3A62436E"/>
    <w:rsid w:val="3A6C8356"/>
    <w:rsid w:val="3B7C5578"/>
    <w:rsid w:val="3D36B090"/>
    <w:rsid w:val="3D78659B"/>
    <w:rsid w:val="3DD22A94"/>
    <w:rsid w:val="3E7F8C64"/>
    <w:rsid w:val="3EA8209C"/>
    <w:rsid w:val="3F1F253E"/>
    <w:rsid w:val="401F2AA7"/>
    <w:rsid w:val="40B83550"/>
    <w:rsid w:val="40FFDC79"/>
    <w:rsid w:val="416542A6"/>
    <w:rsid w:val="4170B202"/>
    <w:rsid w:val="418019F7"/>
    <w:rsid w:val="42C49689"/>
    <w:rsid w:val="42E68545"/>
    <w:rsid w:val="43C9DA51"/>
    <w:rsid w:val="43E8C213"/>
    <w:rsid w:val="44321F00"/>
    <w:rsid w:val="4460076F"/>
    <w:rsid w:val="4487B7EE"/>
    <w:rsid w:val="44E82C8C"/>
    <w:rsid w:val="45D96EA6"/>
    <w:rsid w:val="45DAA9CB"/>
    <w:rsid w:val="4616077D"/>
    <w:rsid w:val="467622FD"/>
    <w:rsid w:val="4681D22F"/>
    <w:rsid w:val="4747786A"/>
    <w:rsid w:val="47B0C956"/>
    <w:rsid w:val="482F4F94"/>
    <w:rsid w:val="48F1E553"/>
    <w:rsid w:val="491276D0"/>
    <w:rsid w:val="49C77CB6"/>
    <w:rsid w:val="4A379729"/>
    <w:rsid w:val="4AC636C9"/>
    <w:rsid w:val="4ADAFDFB"/>
    <w:rsid w:val="4AE52D02"/>
    <w:rsid w:val="4B3BF621"/>
    <w:rsid w:val="4B6D46B1"/>
    <w:rsid w:val="4BBECEC6"/>
    <w:rsid w:val="4BE70350"/>
    <w:rsid w:val="4C28DDA5"/>
    <w:rsid w:val="4C6228DC"/>
    <w:rsid w:val="4C8158F9"/>
    <w:rsid w:val="4CA88599"/>
    <w:rsid w:val="4CD68961"/>
    <w:rsid w:val="4CD7DC2B"/>
    <w:rsid w:val="4CDC9A05"/>
    <w:rsid w:val="4D39516E"/>
    <w:rsid w:val="4D8289B9"/>
    <w:rsid w:val="4D96B8A3"/>
    <w:rsid w:val="4E030135"/>
    <w:rsid w:val="4E4F0EB9"/>
    <w:rsid w:val="4E9F2AAD"/>
    <w:rsid w:val="4EBB02BB"/>
    <w:rsid w:val="4FED7235"/>
    <w:rsid w:val="4FEF8A9E"/>
    <w:rsid w:val="50C0275A"/>
    <w:rsid w:val="513613A5"/>
    <w:rsid w:val="51AE8A5E"/>
    <w:rsid w:val="51B2F882"/>
    <w:rsid w:val="52237AD7"/>
    <w:rsid w:val="536E4CDA"/>
    <w:rsid w:val="53734388"/>
    <w:rsid w:val="538DFEAD"/>
    <w:rsid w:val="5393D4DD"/>
    <w:rsid w:val="53E817BB"/>
    <w:rsid w:val="53FB5B42"/>
    <w:rsid w:val="5431B38C"/>
    <w:rsid w:val="543F8942"/>
    <w:rsid w:val="547B794F"/>
    <w:rsid w:val="54EE45BA"/>
    <w:rsid w:val="550BEACE"/>
    <w:rsid w:val="5575C19A"/>
    <w:rsid w:val="55782CE8"/>
    <w:rsid w:val="557F92C5"/>
    <w:rsid w:val="560DD20F"/>
    <w:rsid w:val="5625B0F5"/>
    <w:rsid w:val="5658D098"/>
    <w:rsid w:val="565DA8D5"/>
    <w:rsid w:val="56B217A6"/>
    <w:rsid w:val="57037C01"/>
    <w:rsid w:val="57908886"/>
    <w:rsid w:val="57B96A13"/>
    <w:rsid w:val="57E5BACB"/>
    <w:rsid w:val="5859D7F7"/>
    <w:rsid w:val="5936860C"/>
    <w:rsid w:val="5A107157"/>
    <w:rsid w:val="5A1E84D8"/>
    <w:rsid w:val="5A96BBF0"/>
    <w:rsid w:val="5BC9DB88"/>
    <w:rsid w:val="5BF91189"/>
    <w:rsid w:val="5C08A941"/>
    <w:rsid w:val="5C1A7D06"/>
    <w:rsid w:val="5C47BB31"/>
    <w:rsid w:val="5C4823A4"/>
    <w:rsid w:val="5C668E19"/>
    <w:rsid w:val="5D964E01"/>
    <w:rsid w:val="5DCB4CCB"/>
    <w:rsid w:val="5E7F60CD"/>
    <w:rsid w:val="5EB6DC7B"/>
    <w:rsid w:val="5F151242"/>
    <w:rsid w:val="5FBECB4F"/>
    <w:rsid w:val="5FE47A6C"/>
    <w:rsid w:val="6091F3C8"/>
    <w:rsid w:val="615869E0"/>
    <w:rsid w:val="61B079D0"/>
    <w:rsid w:val="620E883C"/>
    <w:rsid w:val="624C229C"/>
    <w:rsid w:val="627D69ED"/>
    <w:rsid w:val="627E8F61"/>
    <w:rsid w:val="62A1F230"/>
    <w:rsid w:val="631E2151"/>
    <w:rsid w:val="63974CDD"/>
    <w:rsid w:val="63C214C4"/>
    <w:rsid w:val="648FE8B4"/>
    <w:rsid w:val="64CDDC60"/>
    <w:rsid w:val="64DAAEF8"/>
    <w:rsid w:val="64F9A9D4"/>
    <w:rsid w:val="6501E266"/>
    <w:rsid w:val="65068FC2"/>
    <w:rsid w:val="657EB45A"/>
    <w:rsid w:val="65BC72D6"/>
    <w:rsid w:val="65DD0A51"/>
    <w:rsid w:val="660B9734"/>
    <w:rsid w:val="66AF9E3C"/>
    <w:rsid w:val="66F613B8"/>
    <w:rsid w:val="67047247"/>
    <w:rsid w:val="67C017DB"/>
    <w:rsid w:val="68AF2655"/>
    <w:rsid w:val="68F8D36F"/>
    <w:rsid w:val="6930713E"/>
    <w:rsid w:val="69A92013"/>
    <w:rsid w:val="69BB7FA1"/>
    <w:rsid w:val="6A82AFBD"/>
    <w:rsid w:val="6AB91065"/>
    <w:rsid w:val="6B02505F"/>
    <w:rsid w:val="6B76D308"/>
    <w:rsid w:val="6BAA0A2B"/>
    <w:rsid w:val="6BF185F2"/>
    <w:rsid w:val="6BF95B5E"/>
    <w:rsid w:val="6C090273"/>
    <w:rsid w:val="6C2D868E"/>
    <w:rsid w:val="6D3FE356"/>
    <w:rsid w:val="6D66FFA3"/>
    <w:rsid w:val="6E82D8D3"/>
    <w:rsid w:val="6E9E82AC"/>
    <w:rsid w:val="6F535AB3"/>
    <w:rsid w:val="6F6BB8AF"/>
    <w:rsid w:val="6F7B8C02"/>
    <w:rsid w:val="6F8ED131"/>
    <w:rsid w:val="6FFE2BD7"/>
    <w:rsid w:val="70FDF939"/>
    <w:rsid w:val="71429679"/>
    <w:rsid w:val="71BA2C13"/>
    <w:rsid w:val="72E0AEED"/>
    <w:rsid w:val="741F4CF5"/>
    <w:rsid w:val="74698038"/>
    <w:rsid w:val="7481E7A3"/>
    <w:rsid w:val="758A2097"/>
    <w:rsid w:val="75AE2A87"/>
    <w:rsid w:val="75D83502"/>
    <w:rsid w:val="76942810"/>
    <w:rsid w:val="770D0369"/>
    <w:rsid w:val="77D53ED9"/>
    <w:rsid w:val="77EE4446"/>
    <w:rsid w:val="782529C4"/>
    <w:rsid w:val="78C61917"/>
    <w:rsid w:val="78D45AE3"/>
    <w:rsid w:val="78F6313E"/>
    <w:rsid w:val="795FAD79"/>
    <w:rsid w:val="79BA3629"/>
    <w:rsid w:val="7AA5714B"/>
    <w:rsid w:val="7B155CF0"/>
    <w:rsid w:val="7DE6A6E0"/>
    <w:rsid w:val="7E67F660"/>
    <w:rsid w:val="7ED7CF1F"/>
    <w:rsid w:val="7F20D873"/>
    <w:rsid w:val="7FDB10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615606"/>
  <w15:chartTrackingRefBased/>
  <w15:docId w15:val="{C358CCB2-A27B-45FA-A989-BC936F26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1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41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4197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4197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197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19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19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19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19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197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4197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4197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4197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197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19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19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19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1976"/>
    <w:rPr>
      <w:rFonts w:eastAsiaTheme="majorEastAsia" w:cstheme="majorBidi"/>
      <w:color w:val="272727" w:themeColor="text1" w:themeTint="D8"/>
    </w:rPr>
  </w:style>
  <w:style w:type="paragraph" w:styleId="Titre">
    <w:name w:val="Title"/>
    <w:basedOn w:val="Normal"/>
    <w:next w:val="Normal"/>
    <w:link w:val="TitreCar"/>
    <w:uiPriority w:val="10"/>
    <w:qFormat/>
    <w:rsid w:val="00E4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19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19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19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1976"/>
    <w:pPr>
      <w:spacing w:before="160"/>
      <w:jc w:val="center"/>
    </w:pPr>
    <w:rPr>
      <w:i/>
      <w:iCs/>
      <w:color w:val="404040" w:themeColor="text1" w:themeTint="BF"/>
    </w:rPr>
  </w:style>
  <w:style w:type="character" w:customStyle="1" w:styleId="CitationCar">
    <w:name w:val="Citation Car"/>
    <w:basedOn w:val="Policepardfaut"/>
    <w:link w:val="Citation"/>
    <w:uiPriority w:val="29"/>
    <w:rsid w:val="00E41976"/>
    <w:rPr>
      <w:i/>
      <w:iCs/>
      <w:color w:val="404040" w:themeColor="text1" w:themeTint="BF"/>
    </w:rPr>
  </w:style>
  <w:style w:type="paragraph" w:styleId="Paragraphedeliste">
    <w:name w:val="List Paragraph"/>
    <w:basedOn w:val="Normal"/>
    <w:uiPriority w:val="34"/>
    <w:qFormat/>
    <w:rsid w:val="00E41976"/>
    <w:pPr>
      <w:ind w:left="720"/>
      <w:contextualSpacing/>
    </w:pPr>
  </w:style>
  <w:style w:type="character" w:styleId="Accentuationintense">
    <w:name w:val="Intense Emphasis"/>
    <w:basedOn w:val="Policepardfaut"/>
    <w:uiPriority w:val="21"/>
    <w:qFormat/>
    <w:rsid w:val="00E41976"/>
    <w:rPr>
      <w:i/>
      <w:iCs/>
      <w:color w:val="0F4761" w:themeColor="accent1" w:themeShade="BF"/>
    </w:rPr>
  </w:style>
  <w:style w:type="paragraph" w:styleId="Citationintense">
    <w:name w:val="Intense Quote"/>
    <w:basedOn w:val="Normal"/>
    <w:next w:val="Normal"/>
    <w:link w:val="CitationintenseCar"/>
    <w:uiPriority w:val="30"/>
    <w:qFormat/>
    <w:rsid w:val="00E41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1976"/>
    <w:rPr>
      <w:i/>
      <w:iCs/>
      <w:color w:val="0F4761" w:themeColor="accent1" w:themeShade="BF"/>
    </w:rPr>
  </w:style>
  <w:style w:type="character" w:styleId="Rfrenceintense">
    <w:name w:val="Intense Reference"/>
    <w:basedOn w:val="Policepardfaut"/>
    <w:uiPriority w:val="32"/>
    <w:qFormat/>
    <w:rsid w:val="00E41976"/>
    <w:rPr>
      <w:b/>
      <w:bCs/>
      <w:smallCaps/>
      <w:color w:val="0F4761" w:themeColor="accent1" w:themeShade="BF"/>
      <w:spacing w:val="5"/>
    </w:rPr>
  </w:style>
  <w:style w:type="paragraph" w:styleId="Pieddepage">
    <w:name w:val="footer"/>
    <w:basedOn w:val="Normal"/>
    <w:link w:val="PieddepageCar"/>
    <w:uiPriority w:val="99"/>
    <w:unhideWhenUsed/>
    <w:rsid w:val="00E419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41976"/>
  </w:style>
  <w:style w:type="character" w:styleId="lev">
    <w:name w:val="Strong"/>
    <w:basedOn w:val="Policepardfaut"/>
    <w:uiPriority w:val="22"/>
    <w:qFormat/>
    <w:rsid w:val="005C1CBD"/>
    <w:rPr>
      <w:b/>
      <w:bCs/>
    </w:rPr>
  </w:style>
  <w:style w:type="character" w:styleId="CodeHTML">
    <w:name w:val="HTML Code"/>
    <w:basedOn w:val="Policepardfaut"/>
    <w:uiPriority w:val="99"/>
    <w:semiHidden/>
    <w:unhideWhenUsed/>
    <w:rsid w:val="005C1CBD"/>
    <w:rPr>
      <w:rFonts w:ascii="Courier New" w:eastAsia="Times New Roman" w:hAnsi="Courier New" w:cs="Courier New"/>
      <w:sz w:val="20"/>
      <w:szCs w:val="20"/>
    </w:rPr>
  </w:style>
  <w:style w:type="paragraph" w:styleId="Sansinterligne">
    <w:name w:val="No Spacing"/>
    <w:uiPriority w:val="1"/>
    <w:qFormat/>
    <w:rsid w:val="005C1CBD"/>
    <w:pPr>
      <w:spacing w:after="0" w:line="240" w:lineRule="auto"/>
    </w:pPr>
  </w:style>
  <w:style w:type="character" w:styleId="Lienhypertexte">
    <w:name w:val="Hyperlink"/>
    <w:basedOn w:val="Policepardfaut"/>
    <w:uiPriority w:val="99"/>
    <w:unhideWhenUsed/>
    <w:rsid w:val="005C1CBD"/>
    <w:rPr>
      <w:color w:val="467886" w:themeColor="hyperlink"/>
      <w:u w:val="single"/>
    </w:rPr>
  </w:style>
  <w:style w:type="character" w:styleId="Mentionnonrsolue">
    <w:name w:val="Unresolved Mention"/>
    <w:basedOn w:val="Policepardfaut"/>
    <w:uiPriority w:val="99"/>
    <w:semiHidden/>
    <w:unhideWhenUsed/>
    <w:rsid w:val="005C1CBD"/>
    <w:rPr>
      <w:color w:val="605E5C"/>
      <w:shd w:val="clear" w:color="auto" w:fill="E1DFDD"/>
    </w:rPr>
  </w:style>
  <w:style w:type="paragraph" w:styleId="NormalWeb">
    <w:name w:val="Normal (Web)"/>
    <w:basedOn w:val="Normal"/>
    <w:uiPriority w:val="99"/>
    <w:unhideWhenUsed/>
    <w:rsid w:val="00853B7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853B79"/>
    <w:rPr>
      <w:i/>
      <w:iCs/>
    </w:rPr>
  </w:style>
  <w:style w:type="paragraph" w:styleId="En-tte">
    <w:name w:val="header"/>
    <w:basedOn w:val="Normal"/>
    <w:link w:val="En-tteCar"/>
    <w:uiPriority w:val="99"/>
    <w:unhideWhenUsed/>
    <w:rsid w:val="003F589F"/>
    <w:pPr>
      <w:tabs>
        <w:tab w:val="center" w:pos="4536"/>
        <w:tab w:val="right" w:pos="9072"/>
      </w:tabs>
      <w:spacing w:after="0" w:line="240" w:lineRule="auto"/>
    </w:pPr>
  </w:style>
  <w:style w:type="character" w:customStyle="1" w:styleId="En-tteCar">
    <w:name w:val="En-tête Car"/>
    <w:basedOn w:val="Policepardfaut"/>
    <w:link w:val="En-tte"/>
    <w:uiPriority w:val="99"/>
    <w:rsid w:val="003F589F"/>
  </w:style>
  <w:style w:type="character" w:styleId="Lienhypertextesuivivisit">
    <w:name w:val="FollowedHyperlink"/>
    <w:basedOn w:val="Policepardfaut"/>
    <w:uiPriority w:val="99"/>
    <w:semiHidden/>
    <w:unhideWhenUsed/>
    <w:rsid w:val="009F6963"/>
    <w:rPr>
      <w:color w:val="96607D" w:themeColor="followedHyperlink"/>
      <w:u w:val="single"/>
    </w:rPr>
  </w:style>
  <w:style w:type="paragraph" w:styleId="Rvision">
    <w:name w:val="Revision"/>
    <w:hidden/>
    <w:uiPriority w:val="99"/>
    <w:semiHidden/>
    <w:rsid w:val="009F6963"/>
    <w:pPr>
      <w:spacing w:after="0" w:line="240" w:lineRule="auto"/>
    </w:pPr>
  </w:style>
  <w:style w:type="character" w:styleId="Marquedecommentaire">
    <w:name w:val="annotation reference"/>
    <w:basedOn w:val="Policepardfaut"/>
    <w:uiPriority w:val="99"/>
    <w:semiHidden/>
    <w:unhideWhenUsed/>
    <w:rsid w:val="007E48FB"/>
    <w:rPr>
      <w:sz w:val="16"/>
      <w:szCs w:val="16"/>
    </w:rPr>
  </w:style>
  <w:style w:type="paragraph" w:styleId="Commentaire">
    <w:name w:val="annotation text"/>
    <w:basedOn w:val="Normal"/>
    <w:link w:val="CommentaireCar"/>
    <w:uiPriority w:val="99"/>
    <w:semiHidden/>
    <w:unhideWhenUsed/>
    <w:rsid w:val="007E48FB"/>
    <w:pPr>
      <w:spacing w:line="240" w:lineRule="auto"/>
    </w:pPr>
    <w:rPr>
      <w:sz w:val="20"/>
      <w:szCs w:val="20"/>
    </w:rPr>
  </w:style>
  <w:style w:type="character" w:customStyle="1" w:styleId="CommentaireCar">
    <w:name w:val="Commentaire Car"/>
    <w:basedOn w:val="Policepardfaut"/>
    <w:link w:val="Commentaire"/>
    <w:uiPriority w:val="99"/>
    <w:semiHidden/>
    <w:rsid w:val="007E48FB"/>
    <w:rPr>
      <w:sz w:val="20"/>
      <w:szCs w:val="20"/>
    </w:rPr>
  </w:style>
  <w:style w:type="paragraph" w:styleId="Objetducommentaire">
    <w:name w:val="annotation subject"/>
    <w:basedOn w:val="Commentaire"/>
    <w:next w:val="Commentaire"/>
    <w:link w:val="ObjetducommentaireCar"/>
    <w:uiPriority w:val="99"/>
    <w:semiHidden/>
    <w:unhideWhenUsed/>
    <w:rsid w:val="007E48FB"/>
    <w:rPr>
      <w:b/>
      <w:bCs/>
    </w:rPr>
  </w:style>
  <w:style w:type="character" w:customStyle="1" w:styleId="ObjetducommentaireCar">
    <w:name w:val="Objet du commentaire Car"/>
    <w:basedOn w:val="CommentaireCar"/>
    <w:link w:val="Objetducommentaire"/>
    <w:uiPriority w:val="99"/>
    <w:semiHidden/>
    <w:rsid w:val="007E48FB"/>
    <w:rPr>
      <w:b/>
      <w:bCs/>
      <w:sz w:val="20"/>
      <w:szCs w:val="20"/>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Normal"/>
    <w:next w:val="Normal"/>
    <w:autoRedefine/>
    <w:uiPriority w:val="39"/>
    <w:unhideWhenUsed/>
    <w:rsid w:val="007865AD"/>
    <w:pPr>
      <w:spacing w:before="120" w:after="120"/>
    </w:pPr>
    <w:rPr>
      <w:b/>
      <w:bCs/>
      <w:caps/>
      <w:sz w:val="20"/>
      <w:szCs w:val="20"/>
    </w:rPr>
  </w:style>
  <w:style w:type="paragraph" w:styleId="TM2">
    <w:name w:val="toc 2"/>
    <w:basedOn w:val="Normal"/>
    <w:next w:val="Normal"/>
    <w:autoRedefine/>
    <w:uiPriority w:val="39"/>
    <w:unhideWhenUsed/>
    <w:rsid w:val="007865AD"/>
    <w:pPr>
      <w:spacing w:after="0"/>
      <w:ind w:left="240"/>
    </w:pPr>
    <w:rPr>
      <w:smallCaps/>
      <w:sz w:val="20"/>
      <w:szCs w:val="20"/>
    </w:rPr>
  </w:style>
  <w:style w:type="paragraph" w:styleId="TM3">
    <w:name w:val="toc 3"/>
    <w:basedOn w:val="Normal"/>
    <w:next w:val="Normal"/>
    <w:autoRedefine/>
    <w:uiPriority w:val="39"/>
    <w:unhideWhenUsed/>
    <w:rsid w:val="007865AD"/>
    <w:pPr>
      <w:spacing w:after="0"/>
      <w:ind w:left="480"/>
    </w:pPr>
    <w:rPr>
      <w:i/>
      <w:iCs/>
      <w:sz w:val="20"/>
      <w:szCs w:val="20"/>
    </w:rPr>
  </w:style>
  <w:style w:type="paragraph" w:styleId="TM4">
    <w:name w:val="toc 4"/>
    <w:basedOn w:val="Normal"/>
    <w:next w:val="Normal"/>
    <w:autoRedefine/>
    <w:uiPriority w:val="39"/>
    <w:unhideWhenUsed/>
    <w:rsid w:val="007865AD"/>
    <w:pPr>
      <w:spacing w:after="0"/>
      <w:ind w:left="720"/>
    </w:pPr>
    <w:rPr>
      <w:sz w:val="18"/>
      <w:szCs w:val="18"/>
    </w:rPr>
  </w:style>
  <w:style w:type="paragraph" w:styleId="TM5">
    <w:name w:val="toc 5"/>
    <w:basedOn w:val="Normal"/>
    <w:next w:val="Normal"/>
    <w:autoRedefine/>
    <w:uiPriority w:val="39"/>
    <w:unhideWhenUsed/>
    <w:rsid w:val="007865AD"/>
    <w:pPr>
      <w:spacing w:after="0"/>
      <w:ind w:left="960"/>
    </w:pPr>
    <w:rPr>
      <w:sz w:val="18"/>
      <w:szCs w:val="18"/>
    </w:rPr>
  </w:style>
  <w:style w:type="paragraph" w:styleId="TM6">
    <w:name w:val="toc 6"/>
    <w:basedOn w:val="Normal"/>
    <w:next w:val="Normal"/>
    <w:autoRedefine/>
    <w:uiPriority w:val="39"/>
    <w:unhideWhenUsed/>
    <w:rsid w:val="007865AD"/>
    <w:pPr>
      <w:spacing w:after="0"/>
      <w:ind w:left="1200"/>
    </w:pPr>
    <w:rPr>
      <w:sz w:val="18"/>
      <w:szCs w:val="18"/>
    </w:rPr>
  </w:style>
  <w:style w:type="paragraph" w:styleId="TM7">
    <w:name w:val="toc 7"/>
    <w:basedOn w:val="Normal"/>
    <w:next w:val="Normal"/>
    <w:autoRedefine/>
    <w:uiPriority w:val="39"/>
    <w:unhideWhenUsed/>
    <w:rsid w:val="007865AD"/>
    <w:pPr>
      <w:spacing w:after="0"/>
      <w:ind w:left="1440"/>
    </w:pPr>
    <w:rPr>
      <w:sz w:val="18"/>
      <w:szCs w:val="18"/>
    </w:rPr>
  </w:style>
  <w:style w:type="paragraph" w:styleId="TM8">
    <w:name w:val="toc 8"/>
    <w:basedOn w:val="Normal"/>
    <w:next w:val="Normal"/>
    <w:autoRedefine/>
    <w:uiPriority w:val="39"/>
    <w:unhideWhenUsed/>
    <w:rsid w:val="007865AD"/>
    <w:pPr>
      <w:spacing w:after="0"/>
      <w:ind w:left="1680"/>
    </w:pPr>
    <w:rPr>
      <w:sz w:val="18"/>
      <w:szCs w:val="18"/>
    </w:rPr>
  </w:style>
  <w:style w:type="paragraph" w:styleId="TM9">
    <w:name w:val="toc 9"/>
    <w:basedOn w:val="Normal"/>
    <w:next w:val="Normal"/>
    <w:autoRedefine/>
    <w:uiPriority w:val="39"/>
    <w:unhideWhenUsed/>
    <w:rsid w:val="007865AD"/>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ana.org/assignments/oauth-parameters/oauth-parameters.x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2565</Words>
  <Characters>14110</Characters>
  <Application>Microsoft Office Word</Application>
  <DocSecurity>0</DocSecurity>
  <Lines>117</Lines>
  <Paragraphs>33</Paragraphs>
  <ScaleCrop>false</ScaleCrop>
  <Company/>
  <LinksUpToDate>false</LinksUpToDate>
  <CharactersWithSpaces>16642</CharactersWithSpaces>
  <SharedDoc>false</SharedDoc>
  <HLinks>
    <vt:vector size="120" baseType="variant">
      <vt:variant>
        <vt:i4>3014697</vt:i4>
      </vt:variant>
      <vt:variant>
        <vt:i4>117</vt:i4>
      </vt:variant>
      <vt:variant>
        <vt:i4>0</vt:i4>
      </vt:variant>
      <vt:variant>
        <vt:i4>5</vt:i4>
      </vt:variant>
      <vt:variant>
        <vt:lpwstr>https://www.iana.org/assignments/oauth-parameters/oauth-parameters.xhtml</vt:lpwstr>
      </vt:variant>
      <vt:variant>
        <vt:lpwstr>client-metadata</vt:lpwstr>
      </vt:variant>
      <vt:variant>
        <vt:i4>1179698</vt:i4>
      </vt:variant>
      <vt:variant>
        <vt:i4>110</vt:i4>
      </vt:variant>
      <vt:variant>
        <vt:i4>0</vt:i4>
      </vt:variant>
      <vt:variant>
        <vt:i4>5</vt:i4>
      </vt:variant>
      <vt:variant>
        <vt:lpwstr/>
      </vt:variant>
      <vt:variant>
        <vt:lpwstr>_Toc216703606</vt:lpwstr>
      </vt:variant>
      <vt:variant>
        <vt:i4>1179698</vt:i4>
      </vt:variant>
      <vt:variant>
        <vt:i4>104</vt:i4>
      </vt:variant>
      <vt:variant>
        <vt:i4>0</vt:i4>
      </vt:variant>
      <vt:variant>
        <vt:i4>5</vt:i4>
      </vt:variant>
      <vt:variant>
        <vt:lpwstr/>
      </vt:variant>
      <vt:variant>
        <vt:lpwstr>_Toc216703605</vt:lpwstr>
      </vt:variant>
      <vt:variant>
        <vt:i4>1179698</vt:i4>
      </vt:variant>
      <vt:variant>
        <vt:i4>98</vt:i4>
      </vt:variant>
      <vt:variant>
        <vt:i4>0</vt:i4>
      </vt:variant>
      <vt:variant>
        <vt:i4>5</vt:i4>
      </vt:variant>
      <vt:variant>
        <vt:lpwstr/>
      </vt:variant>
      <vt:variant>
        <vt:lpwstr>_Toc216703604</vt:lpwstr>
      </vt:variant>
      <vt:variant>
        <vt:i4>1179698</vt:i4>
      </vt:variant>
      <vt:variant>
        <vt:i4>92</vt:i4>
      </vt:variant>
      <vt:variant>
        <vt:i4>0</vt:i4>
      </vt:variant>
      <vt:variant>
        <vt:i4>5</vt:i4>
      </vt:variant>
      <vt:variant>
        <vt:lpwstr/>
      </vt:variant>
      <vt:variant>
        <vt:lpwstr>_Toc216703603</vt:lpwstr>
      </vt:variant>
      <vt:variant>
        <vt:i4>1179698</vt:i4>
      </vt:variant>
      <vt:variant>
        <vt:i4>86</vt:i4>
      </vt:variant>
      <vt:variant>
        <vt:i4>0</vt:i4>
      </vt:variant>
      <vt:variant>
        <vt:i4>5</vt:i4>
      </vt:variant>
      <vt:variant>
        <vt:lpwstr/>
      </vt:variant>
      <vt:variant>
        <vt:lpwstr>_Toc216703602</vt:lpwstr>
      </vt:variant>
      <vt:variant>
        <vt:i4>1179698</vt:i4>
      </vt:variant>
      <vt:variant>
        <vt:i4>80</vt:i4>
      </vt:variant>
      <vt:variant>
        <vt:i4>0</vt:i4>
      </vt:variant>
      <vt:variant>
        <vt:i4>5</vt:i4>
      </vt:variant>
      <vt:variant>
        <vt:lpwstr/>
      </vt:variant>
      <vt:variant>
        <vt:lpwstr>_Toc216703601</vt:lpwstr>
      </vt:variant>
      <vt:variant>
        <vt:i4>1179698</vt:i4>
      </vt:variant>
      <vt:variant>
        <vt:i4>74</vt:i4>
      </vt:variant>
      <vt:variant>
        <vt:i4>0</vt:i4>
      </vt:variant>
      <vt:variant>
        <vt:i4>5</vt:i4>
      </vt:variant>
      <vt:variant>
        <vt:lpwstr/>
      </vt:variant>
      <vt:variant>
        <vt:lpwstr>_Toc216703600</vt:lpwstr>
      </vt:variant>
      <vt:variant>
        <vt:i4>1769521</vt:i4>
      </vt:variant>
      <vt:variant>
        <vt:i4>68</vt:i4>
      </vt:variant>
      <vt:variant>
        <vt:i4>0</vt:i4>
      </vt:variant>
      <vt:variant>
        <vt:i4>5</vt:i4>
      </vt:variant>
      <vt:variant>
        <vt:lpwstr/>
      </vt:variant>
      <vt:variant>
        <vt:lpwstr>_Toc216703599</vt:lpwstr>
      </vt:variant>
      <vt:variant>
        <vt:i4>1769521</vt:i4>
      </vt:variant>
      <vt:variant>
        <vt:i4>62</vt:i4>
      </vt:variant>
      <vt:variant>
        <vt:i4>0</vt:i4>
      </vt:variant>
      <vt:variant>
        <vt:i4>5</vt:i4>
      </vt:variant>
      <vt:variant>
        <vt:lpwstr/>
      </vt:variant>
      <vt:variant>
        <vt:lpwstr>_Toc216703598</vt:lpwstr>
      </vt:variant>
      <vt:variant>
        <vt:i4>1769521</vt:i4>
      </vt:variant>
      <vt:variant>
        <vt:i4>56</vt:i4>
      </vt:variant>
      <vt:variant>
        <vt:i4>0</vt:i4>
      </vt:variant>
      <vt:variant>
        <vt:i4>5</vt:i4>
      </vt:variant>
      <vt:variant>
        <vt:lpwstr/>
      </vt:variant>
      <vt:variant>
        <vt:lpwstr>_Toc216703597</vt:lpwstr>
      </vt:variant>
      <vt:variant>
        <vt:i4>1769521</vt:i4>
      </vt:variant>
      <vt:variant>
        <vt:i4>50</vt:i4>
      </vt:variant>
      <vt:variant>
        <vt:i4>0</vt:i4>
      </vt:variant>
      <vt:variant>
        <vt:i4>5</vt:i4>
      </vt:variant>
      <vt:variant>
        <vt:lpwstr/>
      </vt:variant>
      <vt:variant>
        <vt:lpwstr>_Toc216703596</vt:lpwstr>
      </vt:variant>
      <vt:variant>
        <vt:i4>1769521</vt:i4>
      </vt:variant>
      <vt:variant>
        <vt:i4>44</vt:i4>
      </vt:variant>
      <vt:variant>
        <vt:i4>0</vt:i4>
      </vt:variant>
      <vt:variant>
        <vt:i4>5</vt:i4>
      </vt:variant>
      <vt:variant>
        <vt:lpwstr/>
      </vt:variant>
      <vt:variant>
        <vt:lpwstr>_Toc216703595</vt:lpwstr>
      </vt:variant>
      <vt:variant>
        <vt:i4>1769521</vt:i4>
      </vt:variant>
      <vt:variant>
        <vt:i4>38</vt:i4>
      </vt:variant>
      <vt:variant>
        <vt:i4>0</vt:i4>
      </vt:variant>
      <vt:variant>
        <vt:i4>5</vt:i4>
      </vt:variant>
      <vt:variant>
        <vt:lpwstr/>
      </vt:variant>
      <vt:variant>
        <vt:lpwstr>_Toc216703594</vt:lpwstr>
      </vt:variant>
      <vt:variant>
        <vt:i4>1769521</vt:i4>
      </vt:variant>
      <vt:variant>
        <vt:i4>32</vt:i4>
      </vt:variant>
      <vt:variant>
        <vt:i4>0</vt:i4>
      </vt:variant>
      <vt:variant>
        <vt:i4>5</vt:i4>
      </vt:variant>
      <vt:variant>
        <vt:lpwstr/>
      </vt:variant>
      <vt:variant>
        <vt:lpwstr>_Toc216703593</vt:lpwstr>
      </vt:variant>
      <vt:variant>
        <vt:i4>1769521</vt:i4>
      </vt:variant>
      <vt:variant>
        <vt:i4>26</vt:i4>
      </vt:variant>
      <vt:variant>
        <vt:i4>0</vt:i4>
      </vt:variant>
      <vt:variant>
        <vt:i4>5</vt:i4>
      </vt:variant>
      <vt:variant>
        <vt:lpwstr/>
      </vt:variant>
      <vt:variant>
        <vt:lpwstr>_Toc216703592</vt:lpwstr>
      </vt:variant>
      <vt:variant>
        <vt:i4>1769521</vt:i4>
      </vt:variant>
      <vt:variant>
        <vt:i4>20</vt:i4>
      </vt:variant>
      <vt:variant>
        <vt:i4>0</vt:i4>
      </vt:variant>
      <vt:variant>
        <vt:i4>5</vt:i4>
      </vt:variant>
      <vt:variant>
        <vt:lpwstr/>
      </vt:variant>
      <vt:variant>
        <vt:lpwstr>_Toc216703591</vt:lpwstr>
      </vt:variant>
      <vt:variant>
        <vt:i4>1769521</vt:i4>
      </vt:variant>
      <vt:variant>
        <vt:i4>14</vt:i4>
      </vt:variant>
      <vt:variant>
        <vt:i4>0</vt:i4>
      </vt:variant>
      <vt:variant>
        <vt:i4>5</vt:i4>
      </vt:variant>
      <vt:variant>
        <vt:lpwstr/>
      </vt:variant>
      <vt:variant>
        <vt:lpwstr>_Toc216703590</vt:lpwstr>
      </vt:variant>
      <vt:variant>
        <vt:i4>1703985</vt:i4>
      </vt:variant>
      <vt:variant>
        <vt:i4>8</vt:i4>
      </vt:variant>
      <vt:variant>
        <vt:i4>0</vt:i4>
      </vt:variant>
      <vt:variant>
        <vt:i4>5</vt:i4>
      </vt:variant>
      <vt:variant>
        <vt:lpwstr/>
      </vt:variant>
      <vt:variant>
        <vt:lpwstr>_Toc216703589</vt:lpwstr>
      </vt:variant>
      <vt:variant>
        <vt:i4>1703985</vt:i4>
      </vt:variant>
      <vt:variant>
        <vt:i4>2</vt:i4>
      </vt:variant>
      <vt:variant>
        <vt:i4>0</vt:i4>
      </vt:variant>
      <vt:variant>
        <vt:i4>5</vt:i4>
      </vt:variant>
      <vt:variant>
        <vt:lpwstr/>
      </vt:variant>
      <vt:variant>
        <vt:lpwstr>_Toc216703588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Diaconu (jdiaconu)</dc:creator>
  <cp:keywords/>
  <dc:description/>
  <cp:lastModifiedBy>Jean Diaconu (jdiaconu)</cp:lastModifiedBy>
  <cp:revision>2</cp:revision>
  <dcterms:created xsi:type="dcterms:W3CDTF">2025-12-15T14:14:00Z</dcterms:created>
  <dcterms:modified xsi:type="dcterms:W3CDTF">2025-12-15T14:14:00Z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c32cd0b,1043bdca,114de58f</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